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计件报工接口文档</w:t>
      </w:r>
    </w:p>
    <w:p>
      <w:pPr>
        <w:pStyle w:val="2"/>
        <w:bidi w:val="0"/>
        <w:rPr>
          <w:rFonts w:hint="default"/>
          <w:lang w:val="en-US" w:eastAsia="zh-CN"/>
        </w:rPr>
      </w:pPr>
      <w:bookmarkStart w:id="0" w:name="_Toc13106"/>
      <w:bookmarkStart w:id="1" w:name="_Toc773"/>
      <w:r>
        <w:rPr>
          <w:rFonts w:hint="eastAsia"/>
          <w:lang w:val="en-US" w:eastAsia="zh-CN"/>
        </w:rPr>
        <w:t>文档更新记录</w:t>
      </w:r>
      <w:bookmarkEnd w:id="0"/>
      <w:bookmarkEnd w:id="1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4"/>
        <w:gridCol w:w="6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4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版本日期</w:t>
            </w:r>
          </w:p>
        </w:tc>
        <w:tc>
          <w:tcPr>
            <w:tcW w:w="6840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更新内容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20210506</w:t>
            </w:r>
          </w:p>
        </w:tc>
        <w:tc>
          <w:tcPr>
            <w:tcW w:w="6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接口规范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1用户登录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2根据人员ID获取姓名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3根据工序二维码内容获取工序和产品信息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4新增保存计件报工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5修改</w:t>
            </w:r>
            <w:r>
              <w:rPr>
                <w:rFonts w:hint="default"/>
                <w:vertAlign w:val="baseline"/>
                <w:lang w:val="en-US" w:eastAsia="zh-CN"/>
              </w:rPr>
              <w:t>保存计件报工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6查询计件报工记录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7查询一行报工记录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14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ins w:id="0" w:author="关关" w:date="2021-05-13T21:40:38Z">
              <w:r>
                <w:rPr>
                  <w:rFonts w:hint="eastAsia"/>
                  <w:vertAlign w:val="baseline"/>
                  <w:lang w:val="en-US" w:eastAsia="zh-CN"/>
                </w:rPr>
                <w:t>2</w:t>
              </w:r>
            </w:ins>
            <w:ins w:id="1" w:author="关关" w:date="2021-05-13T21:40:39Z">
              <w:r>
                <w:rPr>
                  <w:rFonts w:hint="eastAsia"/>
                  <w:vertAlign w:val="baseline"/>
                  <w:lang w:val="en-US" w:eastAsia="zh-CN"/>
                </w:rPr>
                <w:t>0201</w:t>
              </w:r>
            </w:ins>
            <w:ins w:id="2" w:author="关关" w:date="2021-05-13T21:40:41Z">
              <w:r>
                <w:rPr>
                  <w:rFonts w:hint="eastAsia"/>
                  <w:vertAlign w:val="baseline"/>
                  <w:lang w:val="en-US" w:eastAsia="zh-CN"/>
                </w:rPr>
                <w:t>05</w:t>
              </w:r>
            </w:ins>
            <w:ins w:id="3" w:author="关关" w:date="2021-05-13T21:40:42Z">
              <w:r>
                <w:rPr>
                  <w:rFonts w:hint="eastAsia"/>
                  <w:vertAlign w:val="baseline"/>
                  <w:lang w:val="en-US" w:eastAsia="zh-CN"/>
                </w:rPr>
                <w:t>13</w:t>
              </w:r>
            </w:ins>
          </w:p>
        </w:tc>
        <w:tc>
          <w:tcPr>
            <w:tcW w:w="6840" w:type="dxa"/>
          </w:tcPr>
          <w:p>
            <w:pPr>
              <w:rPr>
                <w:ins w:id="4" w:author="关关" w:date="2021-05-13T21:41:00Z"/>
                <w:rFonts w:hint="eastAsia"/>
                <w:vertAlign w:val="baseline"/>
                <w:lang w:val="en-US" w:eastAsia="zh-CN"/>
              </w:rPr>
            </w:pPr>
            <w:ins w:id="5" w:author="关关" w:date="2021-05-13T21:41:04Z">
              <w:r>
                <w:rPr>
                  <w:rFonts w:hint="eastAsia"/>
                  <w:vertAlign w:val="baseline"/>
                  <w:lang w:val="en-US" w:eastAsia="zh-CN"/>
                </w:rPr>
                <w:t>1</w:t>
              </w:r>
            </w:ins>
            <w:ins w:id="6" w:author="关关" w:date="2021-05-13T21:41:05Z">
              <w:r>
                <w:rPr>
                  <w:rFonts w:hint="eastAsia"/>
                  <w:vertAlign w:val="baseline"/>
                  <w:lang w:val="en-US" w:eastAsia="zh-CN"/>
                </w:rPr>
                <w:t>、</w:t>
              </w:r>
            </w:ins>
            <w:ins w:id="7" w:author="关关" w:date="2021-05-13T21:40:47Z">
              <w:r>
                <w:rPr>
                  <w:rFonts w:hint="eastAsia"/>
                  <w:vertAlign w:val="baseline"/>
                  <w:lang w:val="en-US" w:eastAsia="zh-CN"/>
                </w:rPr>
                <w:t>修改</w:t>
              </w:r>
            </w:ins>
            <w:ins w:id="8" w:author="关关" w:date="2021-05-13T21:40:53Z">
              <w:r>
                <w:rPr>
                  <w:rFonts w:hint="eastAsia"/>
                  <w:vertAlign w:val="baseline"/>
                  <w:lang w:val="en-US" w:eastAsia="zh-CN"/>
                </w:rPr>
                <w:t>参数</w:t>
              </w:r>
            </w:ins>
            <w:ins w:id="9" w:author="关关" w:date="2021-05-13T21:40:55Z">
              <w:r>
                <w:rPr>
                  <w:rFonts w:hint="eastAsia"/>
                  <w:vertAlign w:val="baseline"/>
                  <w:lang w:val="en-US" w:eastAsia="zh-CN"/>
                </w:rPr>
                <w:t>提交</w:t>
              </w:r>
            </w:ins>
            <w:ins w:id="10" w:author="关关" w:date="2021-05-13T21:40:56Z">
              <w:r>
                <w:rPr>
                  <w:rFonts w:hint="eastAsia"/>
                  <w:vertAlign w:val="baseline"/>
                  <w:lang w:val="en-US" w:eastAsia="zh-CN"/>
                </w:rPr>
                <w:t>方法</w:t>
              </w:r>
            </w:ins>
            <w:ins w:id="11" w:author="关关" w:date="2021-05-13T21:40:57Z">
              <w:r>
                <w:rPr>
                  <w:rFonts w:hint="eastAsia"/>
                  <w:vertAlign w:val="baseline"/>
                  <w:lang w:val="en-US" w:eastAsia="zh-CN"/>
                </w:rPr>
                <w:t>为</w:t>
              </w:r>
            </w:ins>
            <w:ins w:id="12" w:author="关关" w:date="2021-05-13T21:40:58Z">
              <w:r>
                <w:rPr>
                  <w:rFonts w:hint="eastAsia"/>
                  <w:vertAlign w:val="baseline"/>
                  <w:lang w:val="en-US" w:eastAsia="zh-CN"/>
                </w:rPr>
                <w:t>jso</w:t>
              </w:r>
            </w:ins>
            <w:ins w:id="13" w:author="关关" w:date="2021-05-13T21:40:59Z">
              <w:r>
                <w:rPr>
                  <w:rFonts w:hint="eastAsia"/>
                  <w:vertAlign w:val="baseline"/>
                  <w:lang w:val="en-US" w:eastAsia="zh-CN"/>
                </w:rPr>
                <w:t>n</w:t>
              </w:r>
            </w:ins>
            <w:ins w:id="14" w:author="关关" w:date="2021-05-13T21:41:54Z">
              <w:r>
                <w:rPr>
                  <w:rFonts w:hint="eastAsia"/>
                  <w:vertAlign w:val="baseline"/>
                  <w:lang w:val="en-US" w:eastAsia="zh-CN"/>
                </w:rPr>
                <w:t>。</w:t>
              </w:r>
            </w:ins>
          </w:p>
          <w:p>
            <w:pPr>
              <w:rPr>
                <w:ins w:id="15" w:author="关关" w:date="2021-05-13T21:41:58Z"/>
                <w:rFonts w:hint="eastAsia"/>
                <w:vertAlign w:val="baseline"/>
                <w:lang w:val="en-US" w:eastAsia="zh-CN"/>
              </w:rPr>
            </w:pPr>
            <w:ins w:id="16" w:author="关关" w:date="2021-05-13T21:41:06Z">
              <w:r>
                <w:rPr>
                  <w:rFonts w:hint="eastAsia"/>
                  <w:vertAlign w:val="baseline"/>
                  <w:lang w:val="en-US" w:eastAsia="zh-CN"/>
                </w:rPr>
                <w:t>2、</w:t>
              </w:r>
            </w:ins>
            <w:ins w:id="17" w:author="关关" w:date="2021-05-13T21:41:10Z">
              <w:r>
                <w:rPr>
                  <w:rFonts w:hint="eastAsia"/>
                  <w:vertAlign w:val="baseline"/>
                  <w:lang w:val="en-US" w:eastAsia="zh-CN"/>
                </w:rPr>
                <w:t>接口</w:t>
              </w:r>
            </w:ins>
            <w:ins w:id="18" w:author="关关" w:date="2021-05-13T21:41:20Z">
              <w:r>
                <w:rPr>
                  <w:rFonts w:hint="eastAsia"/>
                  <w:vertAlign w:val="baseline"/>
                  <w:lang w:val="en-US" w:eastAsia="zh-CN"/>
                </w:rPr>
                <w:t>1-</w:t>
              </w:r>
            </w:ins>
            <w:ins w:id="19" w:author="关关" w:date="2021-05-13T21:41:21Z">
              <w:r>
                <w:rPr>
                  <w:rFonts w:hint="eastAsia"/>
                  <w:vertAlign w:val="baseline"/>
                  <w:lang w:val="en-US" w:eastAsia="zh-CN"/>
                </w:rPr>
                <w:t>7</w:t>
              </w:r>
            </w:ins>
            <w:ins w:id="20" w:author="关关" w:date="2021-05-13T21:41:22Z">
              <w:r>
                <w:rPr>
                  <w:rFonts w:hint="eastAsia"/>
                  <w:vertAlign w:val="baseline"/>
                  <w:lang w:val="en-US" w:eastAsia="zh-CN"/>
                </w:rPr>
                <w:t>都</w:t>
              </w:r>
            </w:ins>
            <w:ins w:id="21" w:author="关关" w:date="2021-05-13T21:41:24Z">
              <w:r>
                <w:rPr>
                  <w:rFonts w:hint="eastAsia"/>
                  <w:vertAlign w:val="baseline"/>
                  <w:lang w:val="en-US" w:eastAsia="zh-CN"/>
                </w:rPr>
                <w:t>增加</w:t>
              </w:r>
            </w:ins>
            <w:ins w:id="22" w:author="关关" w:date="2021-05-13T21:41:25Z">
              <w:r>
                <w:rPr>
                  <w:rFonts w:hint="eastAsia"/>
                  <w:vertAlign w:val="baseline"/>
                  <w:lang w:val="en-US" w:eastAsia="zh-CN"/>
                </w:rPr>
                <w:t>了</w:t>
              </w:r>
            </w:ins>
            <w:ins w:id="23" w:author="关关" w:date="2021-05-13T21:41:27Z">
              <w:r>
                <w:rPr>
                  <w:rFonts w:hint="eastAsia"/>
                  <w:vertAlign w:val="baseline"/>
                  <w:lang w:val="en-US" w:eastAsia="zh-CN"/>
                </w:rPr>
                <w:t>请求</w:t>
              </w:r>
            </w:ins>
            <w:ins w:id="24" w:author="关关" w:date="2021-05-13T21:41:28Z">
              <w:r>
                <w:rPr>
                  <w:rFonts w:hint="eastAsia"/>
                  <w:vertAlign w:val="baseline"/>
                  <w:lang w:val="en-US" w:eastAsia="zh-CN"/>
                </w:rPr>
                <w:t>参数</w:t>
              </w:r>
            </w:ins>
            <w:ins w:id="25" w:author="关关" w:date="2021-05-13T21:41:29Z">
              <w:r>
                <w:rPr>
                  <w:rFonts w:hint="eastAsia"/>
                  <w:vertAlign w:val="baseline"/>
                  <w:lang w:val="en-US" w:eastAsia="zh-CN"/>
                </w:rPr>
                <w:t>示</w:t>
              </w:r>
            </w:ins>
            <w:ins w:id="26" w:author="关关" w:date="2021-05-13T21:41:30Z">
              <w:r>
                <w:rPr>
                  <w:rFonts w:hint="eastAsia"/>
                  <w:vertAlign w:val="baseline"/>
                  <w:lang w:val="en-US" w:eastAsia="zh-CN"/>
                </w:rPr>
                <w:t>例</w:t>
              </w:r>
            </w:ins>
            <w:ins w:id="27" w:author="关关" w:date="2021-05-13T21:41:31Z">
              <w:r>
                <w:rPr>
                  <w:rFonts w:hint="eastAsia"/>
                  <w:vertAlign w:val="baseline"/>
                  <w:lang w:val="en-US" w:eastAsia="zh-CN"/>
                </w:rPr>
                <w:t>，</w:t>
              </w:r>
            </w:ins>
            <w:ins w:id="28" w:author="关关" w:date="2021-05-13T21:41:33Z">
              <w:r>
                <w:rPr>
                  <w:rFonts w:hint="eastAsia"/>
                  <w:vertAlign w:val="baseline"/>
                  <w:lang w:val="en-US" w:eastAsia="zh-CN"/>
                </w:rPr>
                <w:t>所</w:t>
              </w:r>
            </w:ins>
            <w:ins w:id="29" w:author="关关" w:date="2021-05-13T21:41:35Z">
              <w:r>
                <w:rPr>
                  <w:rFonts w:hint="eastAsia"/>
                  <w:vertAlign w:val="baseline"/>
                  <w:lang w:val="en-US" w:eastAsia="zh-CN"/>
                </w:rPr>
                <w:t>有</w:t>
              </w:r>
            </w:ins>
            <w:ins w:id="30" w:author="关关" w:date="2021-05-13T21:41:37Z">
              <w:r>
                <w:rPr>
                  <w:rFonts w:hint="eastAsia"/>
                  <w:vertAlign w:val="baseline"/>
                  <w:lang w:val="en-US" w:eastAsia="zh-CN"/>
                </w:rPr>
                <w:t>示</w:t>
              </w:r>
            </w:ins>
            <w:ins w:id="31" w:author="关关" w:date="2021-05-13T21:41:40Z">
              <w:r>
                <w:rPr>
                  <w:rFonts w:hint="eastAsia"/>
                  <w:vertAlign w:val="baseline"/>
                  <w:lang w:val="en-US" w:eastAsia="zh-CN"/>
                </w:rPr>
                <w:t>例</w:t>
              </w:r>
            </w:ins>
            <w:ins w:id="32" w:author="关关" w:date="2021-05-13T21:41:45Z">
              <w:r>
                <w:rPr>
                  <w:rFonts w:hint="eastAsia"/>
                  <w:vertAlign w:val="baseline"/>
                  <w:lang w:val="en-US" w:eastAsia="zh-CN"/>
                </w:rPr>
                <w:t>截图</w:t>
              </w:r>
            </w:ins>
            <w:ins w:id="33" w:author="关关" w:date="2021-05-13T21:41:50Z">
              <w:r>
                <w:rPr>
                  <w:rFonts w:hint="eastAsia"/>
                  <w:vertAlign w:val="baseline"/>
                  <w:lang w:val="en-US" w:eastAsia="zh-CN"/>
                </w:rPr>
                <w:t>替换</w:t>
              </w:r>
            </w:ins>
            <w:ins w:id="34" w:author="关关" w:date="2021-05-13T21:41:51Z">
              <w:r>
                <w:rPr>
                  <w:rFonts w:hint="eastAsia"/>
                  <w:vertAlign w:val="baseline"/>
                  <w:lang w:val="en-US" w:eastAsia="zh-CN"/>
                </w:rPr>
                <w:t>成最新</w:t>
              </w:r>
            </w:ins>
            <w:ins w:id="35" w:author="关关" w:date="2021-05-13T21:41:52Z">
              <w:r>
                <w:rPr>
                  <w:rFonts w:hint="eastAsia"/>
                  <w:vertAlign w:val="baseline"/>
                  <w:lang w:val="en-US" w:eastAsia="zh-CN"/>
                </w:rPr>
                <w:t>的</w:t>
              </w:r>
            </w:ins>
            <w:ins w:id="36" w:author="关关" w:date="2021-05-13T21:41:53Z">
              <w:r>
                <w:rPr>
                  <w:rFonts w:hint="eastAsia"/>
                  <w:vertAlign w:val="baseline"/>
                  <w:lang w:val="en-US" w:eastAsia="zh-CN"/>
                </w:rPr>
                <w:t>。</w:t>
              </w:r>
            </w:ins>
          </w:p>
          <w:p>
            <w:pPr>
              <w:rPr>
                <w:ins w:id="37" w:author="关关" w:date="2021-05-13T21:42:41Z"/>
                <w:rFonts w:hint="eastAsia"/>
                <w:vertAlign w:val="baseline"/>
                <w:lang w:val="en-US" w:eastAsia="zh-CN"/>
              </w:rPr>
            </w:pPr>
            <w:ins w:id="38" w:author="关关" w:date="2021-05-13T21:41:58Z">
              <w:r>
                <w:rPr>
                  <w:rFonts w:hint="eastAsia"/>
                  <w:vertAlign w:val="baseline"/>
                  <w:lang w:val="en-US" w:eastAsia="zh-CN"/>
                </w:rPr>
                <w:t>3</w:t>
              </w:r>
            </w:ins>
            <w:ins w:id="39" w:author="关关" w:date="2021-05-13T21:41:59Z">
              <w:r>
                <w:rPr>
                  <w:rFonts w:hint="eastAsia"/>
                  <w:vertAlign w:val="baseline"/>
                  <w:lang w:val="en-US" w:eastAsia="zh-CN"/>
                </w:rPr>
                <w:t>、</w:t>
              </w:r>
            </w:ins>
            <w:ins w:id="40" w:author="关关" w:date="2021-05-13T21:42:09Z">
              <w:r>
                <w:rPr>
                  <w:rFonts w:hint="eastAsia"/>
                  <w:vertAlign w:val="baseline"/>
                  <w:lang w:val="en-US" w:eastAsia="zh-CN"/>
                </w:rPr>
                <w:t>接口2</w:t>
              </w:r>
            </w:ins>
            <w:ins w:id="41" w:author="关关" w:date="2021-05-13T21:42:12Z">
              <w:r>
                <w:rPr>
                  <w:rFonts w:hint="eastAsia"/>
                  <w:vertAlign w:val="baseline"/>
                  <w:lang w:val="en-US" w:eastAsia="zh-CN"/>
                </w:rPr>
                <w:t>修改</w:t>
              </w:r>
            </w:ins>
            <w:ins w:id="42" w:author="关关" w:date="2021-05-13T21:42:13Z">
              <w:r>
                <w:rPr>
                  <w:rFonts w:hint="eastAsia"/>
                  <w:vertAlign w:val="baseline"/>
                  <w:lang w:val="en-US" w:eastAsia="zh-CN"/>
                </w:rPr>
                <w:t>：</w:t>
              </w:r>
            </w:ins>
            <w:ins w:id="43" w:author="关关" w:date="2021-05-13T21:42:14Z">
              <w:r>
                <w:rPr>
                  <w:rFonts w:hint="eastAsia"/>
                  <w:vertAlign w:val="baseline"/>
                  <w:lang w:val="en-US" w:eastAsia="zh-CN"/>
                </w:rPr>
                <w:t>返回</w:t>
              </w:r>
            </w:ins>
            <w:ins w:id="44" w:author="关关" w:date="2021-05-13T21:42:16Z">
              <w:r>
                <w:rPr>
                  <w:rFonts w:hint="eastAsia"/>
                  <w:vertAlign w:val="baseline"/>
                  <w:lang w:val="en-US" w:eastAsia="zh-CN"/>
                </w:rPr>
                <w:t>list</w:t>
              </w:r>
            </w:ins>
            <w:ins w:id="45" w:author="关关" w:date="2021-05-13T21:42:23Z">
              <w:r>
                <w:rPr>
                  <w:rFonts w:hint="eastAsia"/>
                  <w:vertAlign w:val="baseline"/>
                  <w:lang w:val="en-US" w:eastAsia="zh-CN"/>
                </w:rPr>
                <w:t>结构</w:t>
              </w:r>
            </w:ins>
            <w:ins w:id="46" w:author="关关" w:date="2021-05-13T21:42:28Z">
              <w:r>
                <w:rPr>
                  <w:rFonts w:hint="eastAsia"/>
                  <w:vertAlign w:val="baseline"/>
                  <w:lang w:val="en-US" w:eastAsia="zh-CN"/>
                </w:rPr>
                <w:t>（</w:t>
              </w:r>
            </w:ins>
            <w:ins w:id="47" w:author="关关" w:date="2021-05-13T21:42:34Z">
              <w:r>
                <w:rPr>
                  <w:rFonts w:hint="eastAsia"/>
                  <w:vertAlign w:val="baseline"/>
                  <w:lang w:val="en-US" w:eastAsia="zh-CN"/>
                </w:rPr>
                <w:t>支</w:t>
              </w:r>
            </w:ins>
            <w:ins w:id="48" w:author="关关" w:date="2021-05-13T21:42:35Z">
              <w:r>
                <w:rPr>
                  <w:rFonts w:hint="eastAsia"/>
                  <w:vertAlign w:val="baseline"/>
                  <w:lang w:val="en-US" w:eastAsia="zh-CN"/>
                </w:rPr>
                <w:t>持</w:t>
              </w:r>
            </w:ins>
            <w:ins w:id="49" w:author="关关" w:date="2021-05-13T21:42:29Z">
              <w:r>
                <w:rPr>
                  <w:rFonts w:hint="eastAsia"/>
                  <w:vertAlign w:val="baseline"/>
                  <w:lang w:val="en-US" w:eastAsia="zh-CN"/>
                </w:rPr>
                <w:t>多人</w:t>
              </w:r>
            </w:ins>
            <w:ins w:id="50" w:author="关关" w:date="2021-05-13T21:42:30Z">
              <w:r>
                <w:rPr>
                  <w:rFonts w:hint="eastAsia"/>
                  <w:vertAlign w:val="baseline"/>
                  <w:lang w:val="en-US" w:eastAsia="zh-CN"/>
                </w:rPr>
                <w:t>员</w:t>
              </w:r>
            </w:ins>
            <w:ins w:id="51" w:author="关关" w:date="2021-05-13T21:42:31Z">
              <w:r>
                <w:rPr>
                  <w:rFonts w:hint="eastAsia"/>
                  <w:vertAlign w:val="baseline"/>
                  <w:lang w:val="en-US" w:eastAsia="zh-CN"/>
                </w:rPr>
                <w:t>信息</w:t>
              </w:r>
            </w:ins>
            <w:ins w:id="52" w:author="关关" w:date="2021-05-13T21:42:32Z">
              <w:r>
                <w:rPr>
                  <w:rFonts w:hint="eastAsia"/>
                  <w:vertAlign w:val="baseline"/>
                  <w:lang w:val="en-US" w:eastAsia="zh-CN"/>
                </w:rPr>
                <w:t>）</w:t>
              </w:r>
            </w:ins>
            <w:ins w:id="53" w:author="关关" w:date="2021-05-13T21:42:42Z">
              <w:r>
                <w:rPr>
                  <w:rFonts w:hint="eastAsia"/>
                  <w:vertAlign w:val="baseline"/>
                  <w:lang w:val="en-US" w:eastAsia="zh-CN"/>
                </w:rPr>
                <w:t>。</w:t>
              </w:r>
            </w:ins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ins w:id="54" w:author="关关" w:date="2021-05-13T21:42:44Z">
              <w:r>
                <w:rPr>
                  <w:rFonts w:hint="eastAsia"/>
                  <w:vertAlign w:val="baseline"/>
                  <w:lang w:val="en-US" w:eastAsia="zh-CN"/>
                </w:rPr>
                <w:t>4、</w:t>
              </w:r>
            </w:ins>
            <w:ins w:id="55" w:author="关关" w:date="2021-05-13T21:42:49Z">
              <w:r>
                <w:rPr>
                  <w:rFonts w:hint="eastAsia"/>
                  <w:vertAlign w:val="baseline"/>
                  <w:lang w:val="en-US" w:eastAsia="zh-CN"/>
                </w:rPr>
                <w:t>接口</w:t>
              </w:r>
            </w:ins>
            <w:ins w:id="56" w:author="关关" w:date="2021-05-13T21:42:50Z">
              <w:r>
                <w:rPr>
                  <w:rFonts w:hint="eastAsia"/>
                  <w:vertAlign w:val="baseline"/>
                  <w:lang w:val="en-US" w:eastAsia="zh-CN"/>
                </w:rPr>
                <w:t>4</w:t>
              </w:r>
            </w:ins>
            <w:ins w:id="57" w:author="关关" w:date="2021-05-13T21:42:53Z">
              <w:r>
                <w:rPr>
                  <w:rFonts w:hint="eastAsia"/>
                  <w:vertAlign w:val="baseline"/>
                  <w:lang w:val="en-US" w:eastAsia="zh-CN"/>
                </w:rPr>
                <w:t>修改：</w:t>
              </w:r>
            </w:ins>
            <w:ins w:id="58" w:author="关关" w:date="2021-05-13T21:42:55Z">
              <w:r>
                <w:rPr>
                  <w:rFonts w:hint="eastAsia"/>
                  <w:vertAlign w:val="baseline"/>
                  <w:lang w:val="en-US" w:eastAsia="zh-CN"/>
                </w:rPr>
                <w:t>请求</w:t>
              </w:r>
            </w:ins>
            <w:ins w:id="59" w:author="关关" w:date="2021-05-13T21:42:56Z">
              <w:r>
                <w:rPr>
                  <w:rFonts w:hint="eastAsia"/>
                  <w:vertAlign w:val="baseline"/>
                  <w:lang w:val="en-US" w:eastAsia="zh-CN"/>
                </w:rPr>
                <w:t>参数</w:t>
              </w:r>
            </w:ins>
            <w:ins w:id="60" w:author="关关" w:date="2021-05-13T21:42:59Z">
              <w:r>
                <w:rPr>
                  <w:rFonts w:hint="eastAsia"/>
                  <w:vertAlign w:val="baseline"/>
                  <w:lang w:val="en-US" w:eastAsia="zh-CN"/>
                </w:rPr>
                <w:t>用户</w:t>
              </w:r>
            </w:ins>
            <w:ins w:id="61" w:author="关关" w:date="2021-05-13T21:43:12Z">
              <w:r>
                <w:rPr>
                  <w:rFonts w:hint="eastAsia"/>
                  <w:vertAlign w:val="baseline"/>
                  <w:lang w:val="en-US" w:eastAsia="zh-CN"/>
                </w:rPr>
                <w:t>传</w:t>
              </w:r>
            </w:ins>
            <w:ins w:id="62" w:author="关关" w:date="2021-05-13T21:43:14Z">
              <w:r>
                <w:rPr>
                  <w:rFonts w:hint="eastAsia"/>
                  <w:vertAlign w:val="baseline"/>
                  <w:lang w:val="en-US" w:eastAsia="zh-CN"/>
                </w:rPr>
                <w:t>成</w:t>
              </w:r>
            </w:ins>
            <w:ins w:id="63" w:author="关关" w:date="2021-05-13T21:43:18Z">
              <w:r>
                <w:rPr>
                  <w:rFonts w:hint="eastAsia"/>
                  <w:vertAlign w:val="baseline"/>
                  <w:lang w:val="en-US" w:eastAsia="zh-CN"/>
                </w:rPr>
                <w:t>数组</w:t>
              </w:r>
            </w:ins>
            <w:ins w:id="64" w:author="关关" w:date="2021-05-13T21:43:20Z">
              <w:r>
                <w:rPr>
                  <w:rFonts w:hint="eastAsia"/>
                  <w:vertAlign w:val="baseline"/>
                  <w:lang w:val="en-US" w:eastAsia="zh-CN"/>
                </w:rPr>
                <w:t>。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1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84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bookmarkStart w:id="81" w:name="_GoBack"/>
            <w:bookmarkEnd w:id="81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1785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9746"/>
            </w:tabs>
            <w:rPr>
              <w:ins w:id="65" w:author="关关" w:date="2021-05-13T21:40:23Z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ins w:id="66" w:author="关关" w:date="2021-05-13T21:40:23Z">
            <w:r>
              <w:rPr/>
              <w:fldChar w:fldCharType="begin"/>
            </w:r>
          </w:ins>
          <w:ins w:id="67" w:author="关关" w:date="2021-05-13T21:40:23Z">
            <w:r>
              <w:rPr/>
              <w:instrText xml:space="preserve"> HYPERLINK \l _Toc773 </w:instrText>
            </w:r>
          </w:ins>
          <w:ins w:id="68" w:author="关关" w:date="2021-05-13T21:40:23Z">
            <w:r>
              <w:rPr/>
              <w:fldChar w:fldCharType="separate"/>
            </w:r>
          </w:ins>
          <w:ins w:id="69" w:author="关关" w:date="2021-05-13T21:40:23Z">
            <w:r>
              <w:rPr>
                <w:rFonts w:hint="eastAsia"/>
                <w:lang w:val="en-US" w:eastAsia="zh-CN"/>
              </w:rPr>
              <w:t>文档更新记录</w:t>
            </w:r>
          </w:ins>
          <w:ins w:id="70" w:author="关关" w:date="2021-05-13T21:40:23Z">
            <w:r>
              <w:rPr/>
              <w:tab/>
            </w:r>
          </w:ins>
          <w:ins w:id="71" w:author="关关" w:date="2021-05-13T21:40:23Z">
            <w:r>
              <w:rPr/>
              <w:fldChar w:fldCharType="begin"/>
            </w:r>
          </w:ins>
          <w:ins w:id="72" w:author="关关" w:date="2021-05-13T21:40:23Z">
            <w:r>
              <w:rPr/>
              <w:instrText xml:space="preserve"> PAGEREF _Toc773 \h </w:instrText>
            </w:r>
          </w:ins>
          <w:ins w:id="73" w:author="关关" w:date="2021-05-13T21:40:23Z">
            <w:r>
              <w:rPr/>
              <w:fldChar w:fldCharType="separate"/>
            </w:r>
          </w:ins>
          <w:ins w:id="74" w:author="关关" w:date="2021-05-13T21:40:23Z">
            <w:r>
              <w:rPr/>
              <w:t>1</w:t>
            </w:r>
          </w:ins>
          <w:ins w:id="75" w:author="关关" w:date="2021-05-13T21:40:23Z">
            <w:r>
              <w:rPr/>
              <w:fldChar w:fldCharType="end"/>
            </w:r>
          </w:ins>
          <w:ins w:id="76" w:author="关关" w:date="2021-05-13T21:40:23Z">
            <w:r>
              <w:rPr/>
              <w:fldChar w:fldCharType="end"/>
            </w:r>
          </w:ins>
        </w:p>
        <w:p>
          <w:pPr>
            <w:pStyle w:val="7"/>
            <w:tabs>
              <w:tab w:val="right" w:leader="dot" w:pos="9746"/>
            </w:tabs>
            <w:rPr>
              <w:ins w:id="77" w:author="关关" w:date="2021-05-13T21:40:23Z"/>
            </w:rPr>
          </w:pPr>
          <w:ins w:id="78" w:author="关关" w:date="2021-05-13T21:40:23Z">
            <w:r>
              <w:rPr/>
              <w:fldChar w:fldCharType="begin"/>
            </w:r>
          </w:ins>
          <w:ins w:id="79" w:author="关关" w:date="2021-05-13T21:40:23Z">
            <w:r>
              <w:rPr/>
              <w:instrText xml:space="preserve"> HYPERLINK \l _Toc14913 </w:instrText>
            </w:r>
          </w:ins>
          <w:ins w:id="80" w:author="关关" w:date="2021-05-13T21:40:23Z">
            <w:r>
              <w:rPr/>
              <w:fldChar w:fldCharType="separate"/>
            </w:r>
          </w:ins>
          <w:ins w:id="81" w:author="关关" w:date="2021-05-13T21:40:23Z">
            <w:r>
              <w:rPr>
                <w:rFonts w:hint="eastAsia"/>
                <w:lang w:val="en-US" w:eastAsia="zh-CN"/>
              </w:rPr>
              <w:t>文档正文</w:t>
            </w:r>
          </w:ins>
          <w:ins w:id="82" w:author="关关" w:date="2021-05-13T21:40:23Z">
            <w:r>
              <w:rPr/>
              <w:tab/>
            </w:r>
          </w:ins>
          <w:ins w:id="83" w:author="关关" w:date="2021-05-13T21:40:23Z">
            <w:r>
              <w:rPr/>
              <w:fldChar w:fldCharType="begin"/>
            </w:r>
          </w:ins>
          <w:ins w:id="84" w:author="关关" w:date="2021-05-13T21:40:23Z">
            <w:r>
              <w:rPr/>
              <w:instrText xml:space="preserve"> PAGEREF _Toc14913 \h </w:instrText>
            </w:r>
          </w:ins>
          <w:ins w:id="85" w:author="关关" w:date="2021-05-13T21:40:23Z">
            <w:r>
              <w:rPr/>
              <w:fldChar w:fldCharType="separate"/>
            </w:r>
          </w:ins>
          <w:ins w:id="86" w:author="关关" w:date="2021-05-13T21:40:23Z">
            <w:r>
              <w:rPr/>
              <w:t>4</w:t>
            </w:r>
          </w:ins>
          <w:ins w:id="87" w:author="关关" w:date="2021-05-13T21:40:23Z">
            <w:r>
              <w:rPr/>
              <w:fldChar w:fldCharType="end"/>
            </w:r>
          </w:ins>
          <w:ins w:id="88" w:author="关关" w:date="2021-05-13T21:40:23Z">
            <w:r>
              <w:rPr/>
              <w:fldChar w:fldCharType="end"/>
            </w:r>
          </w:ins>
        </w:p>
        <w:p>
          <w:pPr>
            <w:pStyle w:val="7"/>
            <w:tabs>
              <w:tab w:val="right" w:leader="dot" w:pos="9746"/>
            </w:tabs>
            <w:rPr>
              <w:ins w:id="89" w:author="关关" w:date="2021-05-13T21:40:23Z"/>
            </w:rPr>
          </w:pPr>
          <w:ins w:id="90" w:author="关关" w:date="2021-05-13T21:40:23Z">
            <w:r>
              <w:rPr/>
              <w:fldChar w:fldCharType="begin"/>
            </w:r>
          </w:ins>
          <w:ins w:id="91" w:author="关关" w:date="2021-05-13T21:40:23Z">
            <w:r>
              <w:rPr/>
              <w:instrText xml:space="preserve"> HYPERLINK \l _Toc15395 </w:instrText>
            </w:r>
          </w:ins>
          <w:ins w:id="92" w:author="关关" w:date="2021-05-13T21:40:23Z">
            <w:r>
              <w:rPr/>
              <w:fldChar w:fldCharType="separate"/>
            </w:r>
          </w:ins>
          <w:ins w:id="93" w:author="关关" w:date="2021-05-13T21:40:23Z">
            <w:r>
              <w:rPr>
                <w:rFonts w:hint="eastAsia"/>
                <w:lang w:val="en-US" w:eastAsia="zh-CN"/>
              </w:rPr>
              <w:t>接口规范</w:t>
            </w:r>
          </w:ins>
          <w:ins w:id="94" w:author="关关" w:date="2021-05-13T21:40:23Z">
            <w:r>
              <w:rPr/>
              <w:tab/>
            </w:r>
          </w:ins>
          <w:ins w:id="95" w:author="关关" w:date="2021-05-13T21:40:23Z">
            <w:r>
              <w:rPr/>
              <w:fldChar w:fldCharType="begin"/>
            </w:r>
          </w:ins>
          <w:ins w:id="96" w:author="关关" w:date="2021-05-13T21:40:23Z">
            <w:r>
              <w:rPr/>
              <w:instrText xml:space="preserve"> PAGEREF _Toc15395 \h </w:instrText>
            </w:r>
          </w:ins>
          <w:ins w:id="97" w:author="关关" w:date="2021-05-13T21:40:23Z">
            <w:r>
              <w:rPr/>
              <w:fldChar w:fldCharType="separate"/>
            </w:r>
          </w:ins>
          <w:ins w:id="98" w:author="关关" w:date="2021-05-13T21:40:23Z">
            <w:r>
              <w:rPr/>
              <w:t>4</w:t>
            </w:r>
          </w:ins>
          <w:ins w:id="99" w:author="关关" w:date="2021-05-13T21:40:23Z">
            <w:r>
              <w:rPr/>
              <w:fldChar w:fldCharType="end"/>
            </w:r>
          </w:ins>
          <w:ins w:id="100" w:author="关关" w:date="2021-05-13T21:40:23Z">
            <w:r>
              <w:rPr/>
              <w:fldChar w:fldCharType="end"/>
            </w:r>
          </w:ins>
        </w:p>
        <w:p>
          <w:pPr>
            <w:pStyle w:val="7"/>
            <w:tabs>
              <w:tab w:val="right" w:leader="dot" w:pos="9746"/>
            </w:tabs>
            <w:rPr>
              <w:ins w:id="101" w:author="关关" w:date="2021-05-13T21:40:23Z"/>
            </w:rPr>
          </w:pPr>
          <w:ins w:id="102" w:author="关关" w:date="2021-05-13T21:40:23Z">
            <w:r>
              <w:rPr/>
              <w:fldChar w:fldCharType="begin"/>
            </w:r>
          </w:ins>
          <w:ins w:id="103" w:author="关关" w:date="2021-05-13T21:40:23Z">
            <w:r>
              <w:rPr/>
              <w:instrText xml:space="preserve"> HYPERLINK \l _Toc4774 </w:instrText>
            </w:r>
          </w:ins>
          <w:ins w:id="104" w:author="关关" w:date="2021-05-13T21:40:23Z">
            <w:r>
              <w:rPr/>
              <w:fldChar w:fldCharType="separate"/>
            </w:r>
          </w:ins>
          <w:ins w:id="105" w:author="关关" w:date="2021-05-13T21:40:23Z">
            <w:r>
              <w:rPr>
                <w:rFonts w:hint="eastAsia"/>
                <w:lang w:val="en-US" w:eastAsia="zh-CN"/>
              </w:rPr>
              <w:t>1用户登录</w:t>
            </w:r>
          </w:ins>
          <w:ins w:id="106" w:author="关关" w:date="2021-05-13T21:40:23Z">
            <w:r>
              <w:rPr/>
              <w:tab/>
            </w:r>
          </w:ins>
          <w:ins w:id="107" w:author="关关" w:date="2021-05-13T21:40:23Z">
            <w:r>
              <w:rPr/>
              <w:fldChar w:fldCharType="begin"/>
            </w:r>
          </w:ins>
          <w:ins w:id="108" w:author="关关" w:date="2021-05-13T21:40:23Z">
            <w:r>
              <w:rPr/>
              <w:instrText xml:space="preserve"> PAGEREF _Toc4774 \h </w:instrText>
            </w:r>
          </w:ins>
          <w:ins w:id="109" w:author="关关" w:date="2021-05-13T21:40:23Z">
            <w:r>
              <w:rPr/>
              <w:fldChar w:fldCharType="separate"/>
            </w:r>
          </w:ins>
          <w:ins w:id="110" w:author="关关" w:date="2021-05-13T21:40:23Z">
            <w:r>
              <w:rPr/>
              <w:t>4</w:t>
            </w:r>
          </w:ins>
          <w:ins w:id="111" w:author="关关" w:date="2021-05-13T21:40:23Z">
            <w:r>
              <w:rPr/>
              <w:fldChar w:fldCharType="end"/>
            </w:r>
          </w:ins>
          <w:ins w:id="112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113" w:author="关关" w:date="2021-05-13T21:40:23Z"/>
            </w:rPr>
          </w:pPr>
          <w:ins w:id="114" w:author="关关" w:date="2021-05-13T21:40:23Z">
            <w:r>
              <w:rPr/>
              <w:fldChar w:fldCharType="begin"/>
            </w:r>
          </w:ins>
          <w:ins w:id="115" w:author="关关" w:date="2021-05-13T21:40:23Z">
            <w:r>
              <w:rPr/>
              <w:instrText xml:space="preserve"> HYPERLINK \l _Toc16855 </w:instrText>
            </w:r>
          </w:ins>
          <w:ins w:id="116" w:author="关关" w:date="2021-05-13T21:40:23Z">
            <w:r>
              <w:rPr/>
              <w:fldChar w:fldCharType="separate"/>
            </w:r>
          </w:ins>
          <w:ins w:id="117" w:author="关关" w:date="2021-05-13T21:40:23Z">
            <w:r>
              <w:rPr>
                <w:rFonts w:hint="eastAsia"/>
                <w:lang w:val="en-US" w:eastAsia="zh-CN"/>
              </w:rPr>
              <w:t>接口URL：</w:t>
            </w:r>
          </w:ins>
          <w:ins w:id="118" w:author="关关" w:date="2021-05-13T21:40:23Z">
            <w:r>
              <w:rPr/>
              <w:tab/>
            </w:r>
          </w:ins>
          <w:ins w:id="119" w:author="关关" w:date="2021-05-13T21:40:23Z">
            <w:r>
              <w:rPr/>
              <w:fldChar w:fldCharType="begin"/>
            </w:r>
          </w:ins>
          <w:ins w:id="120" w:author="关关" w:date="2021-05-13T21:40:23Z">
            <w:r>
              <w:rPr/>
              <w:instrText xml:space="preserve"> PAGEREF _Toc16855 \h </w:instrText>
            </w:r>
          </w:ins>
          <w:ins w:id="121" w:author="关关" w:date="2021-05-13T21:40:23Z">
            <w:r>
              <w:rPr/>
              <w:fldChar w:fldCharType="separate"/>
            </w:r>
          </w:ins>
          <w:ins w:id="122" w:author="关关" w:date="2021-05-13T21:40:23Z">
            <w:r>
              <w:rPr/>
              <w:t>4</w:t>
            </w:r>
          </w:ins>
          <w:ins w:id="123" w:author="关关" w:date="2021-05-13T21:40:23Z">
            <w:r>
              <w:rPr/>
              <w:fldChar w:fldCharType="end"/>
            </w:r>
          </w:ins>
          <w:ins w:id="124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125" w:author="关关" w:date="2021-05-13T21:40:23Z"/>
            </w:rPr>
          </w:pPr>
          <w:ins w:id="126" w:author="关关" w:date="2021-05-13T21:40:23Z">
            <w:r>
              <w:rPr/>
              <w:fldChar w:fldCharType="begin"/>
            </w:r>
          </w:ins>
          <w:ins w:id="127" w:author="关关" w:date="2021-05-13T21:40:23Z">
            <w:r>
              <w:rPr/>
              <w:instrText xml:space="preserve"> HYPERLINK \l _Toc1676 </w:instrText>
            </w:r>
          </w:ins>
          <w:ins w:id="128" w:author="关关" w:date="2021-05-13T21:40:23Z">
            <w:r>
              <w:rPr/>
              <w:fldChar w:fldCharType="separate"/>
            </w:r>
          </w:ins>
          <w:ins w:id="129" w:author="关关" w:date="2021-05-13T21:40:23Z">
            <w:r>
              <w:rPr>
                <w:rFonts w:hint="eastAsia"/>
                <w:lang w:val="en-US" w:eastAsia="zh-CN"/>
              </w:rPr>
              <w:t>请求参数：</w:t>
            </w:r>
          </w:ins>
          <w:ins w:id="130" w:author="关关" w:date="2021-05-13T21:40:23Z">
            <w:r>
              <w:rPr/>
              <w:tab/>
            </w:r>
          </w:ins>
          <w:ins w:id="131" w:author="关关" w:date="2021-05-13T21:40:23Z">
            <w:r>
              <w:rPr/>
              <w:fldChar w:fldCharType="begin"/>
            </w:r>
          </w:ins>
          <w:ins w:id="132" w:author="关关" w:date="2021-05-13T21:40:23Z">
            <w:r>
              <w:rPr/>
              <w:instrText xml:space="preserve"> PAGEREF _Toc1676 \h </w:instrText>
            </w:r>
          </w:ins>
          <w:ins w:id="133" w:author="关关" w:date="2021-05-13T21:40:23Z">
            <w:r>
              <w:rPr/>
              <w:fldChar w:fldCharType="separate"/>
            </w:r>
          </w:ins>
          <w:ins w:id="134" w:author="关关" w:date="2021-05-13T21:40:23Z">
            <w:r>
              <w:rPr/>
              <w:t>4</w:t>
            </w:r>
          </w:ins>
          <w:ins w:id="135" w:author="关关" w:date="2021-05-13T21:40:23Z">
            <w:r>
              <w:rPr/>
              <w:fldChar w:fldCharType="end"/>
            </w:r>
          </w:ins>
          <w:ins w:id="136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137" w:author="关关" w:date="2021-05-13T21:40:23Z"/>
            </w:rPr>
          </w:pPr>
          <w:ins w:id="138" w:author="关关" w:date="2021-05-13T21:40:23Z">
            <w:r>
              <w:rPr/>
              <w:fldChar w:fldCharType="begin"/>
            </w:r>
          </w:ins>
          <w:ins w:id="139" w:author="关关" w:date="2021-05-13T21:40:23Z">
            <w:r>
              <w:rPr/>
              <w:instrText xml:space="preserve"> HYPERLINK \l _Toc16964 </w:instrText>
            </w:r>
          </w:ins>
          <w:ins w:id="140" w:author="关关" w:date="2021-05-13T21:40:23Z">
            <w:r>
              <w:rPr/>
              <w:fldChar w:fldCharType="separate"/>
            </w:r>
          </w:ins>
          <w:ins w:id="141" w:author="关关" w:date="2021-05-13T21:40:23Z">
            <w:r>
              <w:rPr>
                <w:rFonts w:hint="eastAsia"/>
                <w:lang w:val="en-US" w:eastAsia="zh-CN"/>
              </w:rPr>
              <w:t>返回结果：</w:t>
            </w:r>
          </w:ins>
          <w:ins w:id="142" w:author="关关" w:date="2021-05-13T21:40:23Z">
            <w:r>
              <w:rPr/>
              <w:tab/>
            </w:r>
          </w:ins>
          <w:ins w:id="143" w:author="关关" w:date="2021-05-13T21:40:23Z">
            <w:r>
              <w:rPr/>
              <w:fldChar w:fldCharType="begin"/>
            </w:r>
          </w:ins>
          <w:ins w:id="144" w:author="关关" w:date="2021-05-13T21:40:23Z">
            <w:r>
              <w:rPr/>
              <w:instrText xml:space="preserve"> PAGEREF _Toc16964 \h </w:instrText>
            </w:r>
          </w:ins>
          <w:ins w:id="145" w:author="关关" w:date="2021-05-13T21:40:23Z">
            <w:r>
              <w:rPr/>
              <w:fldChar w:fldCharType="separate"/>
            </w:r>
          </w:ins>
          <w:ins w:id="146" w:author="关关" w:date="2021-05-13T21:40:23Z">
            <w:r>
              <w:rPr/>
              <w:t>5</w:t>
            </w:r>
          </w:ins>
          <w:ins w:id="147" w:author="关关" w:date="2021-05-13T21:40:23Z">
            <w:r>
              <w:rPr/>
              <w:fldChar w:fldCharType="end"/>
            </w:r>
          </w:ins>
          <w:ins w:id="148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149" w:author="关关" w:date="2021-05-13T21:40:23Z"/>
            </w:rPr>
          </w:pPr>
          <w:ins w:id="150" w:author="关关" w:date="2021-05-13T21:40:23Z">
            <w:r>
              <w:rPr/>
              <w:fldChar w:fldCharType="begin"/>
            </w:r>
          </w:ins>
          <w:ins w:id="151" w:author="关关" w:date="2021-05-13T21:40:23Z">
            <w:r>
              <w:rPr/>
              <w:instrText xml:space="preserve"> HYPERLINK \l _Toc12166 </w:instrText>
            </w:r>
          </w:ins>
          <w:ins w:id="152" w:author="关关" w:date="2021-05-13T21:40:23Z">
            <w:r>
              <w:rPr/>
              <w:fldChar w:fldCharType="separate"/>
            </w:r>
          </w:ins>
          <w:ins w:id="153" w:author="关关" w:date="2021-05-13T21:40:23Z">
            <w:r>
              <w:rPr>
                <w:rFonts w:hint="eastAsia"/>
                <w:lang w:val="en-US" w:eastAsia="zh-CN"/>
              </w:rPr>
              <w:t>接口示例：</w:t>
            </w:r>
          </w:ins>
          <w:ins w:id="154" w:author="关关" w:date="2021-05-13T21:40:23Z">
            <w:r>
              <w:rPr/>
              <w:tab/>
            </w:r>
          </w:ins>
          <w:ins w:id="155" w:author="关关" w:date="2021-05-13T21:40:23Z">
            <w:r>
              <w:rPr/>
              <w:fldChar w:fldCharType="begin"/>
            </w:r>
          </w:ins>
          <w:ins w:id="156" w:author="关关" w:date="2021-05-13T21:40:23Z">
            <w:r>
              <w:rPr/>
              <w:instrText xml:space="preserve"> PAGEREF _Toc12166 \h </w:instrText>
            </w:r>
          </w:ins>
          <w:ins w:id="157" w:author="关关" w:date="2021-05-13T21:40:23Z">
            <w:r>
              <w:rPr/>
              <w:fldChar w:fldCharType="separate"/>
            </w:r>
          </w:ins>
          <w:ins w:id="158" w:author="关关" w:date="2021-05-13T21:40:23Z">
            <w:r>
              <w:rPr/>
              <w:t>5</w:t>
            </w:r>
          </w:ins>
          <w:ins w:id="159" w:author="关关" w:date="2021-05-13T21:40:23Z">
            <w:r>
              <w:rPr/>
              <w:fldChar w:fldCharType="end"/>
            </w:r>
          </w:ins>
          <w:ins w:id="160" w:author="关关" w:date="2021-05-13T21:40:23Z">
            <w:r>
              <w:rPr/>
              <w:fldChar w:fldCharType="end"/>
            </w:r>
          </w:ins>
        </w:p>
        <w:p>
          <w:pPr>
            <w:pStyle w:val="7"/>
            <w:tabs>
              <w:tab w:val="right" w:leader="dot" w:pos="9746"/>
            </w:tabs>
            <w:rPr>
              <w:ins w:id="161" w:author="关关" w:date="2021-05-13T21:40:23Z"/>
            </w:rPr>
          </w:pPr>
          <w:ins w:id="162" w:author="关关" w:date="2021-05-13T21:40:23Z">
            <w:r>
              <w:rPr/>
              <w:fldChar w:fldCharType="begin"/>
            </w:r>
          </w:ins>
          <w:ins w:id="163" w:author="关关" w:date="2021-05-13T21:40:23Z">
            <w:r>
              <w:rPr/>
              <w:instrText xml:space="preserve"> HYPERLINK \l _Toc3245 </w:instrText>
            </w:r>
          </w:ins>
          <w:ins w:id="164" w:author="关关" w:date="2021-05-13T21:40:23Z">
            <w:r>
              <w:rPr/>
              <w:fldChar w:fldCharType="separate"/>
            </w:r>
          </w:ins>
          <w:ins w:id="165" w:author="关关" w:date="2021-05-13T21:40:23Z">
            <w:r>
              <w:rPr>
                <w:rFonts w:hint="eastAsia"/>
                <w:lang w:val="en-US" w:eastAsia="zh-CN"/>
              </w:rPr>
              <w:t>2根据人员ID获取姓名</w:t>
            </w:r>
          </w:ins>
          <w:ins w:id="166" w:author="关关" w:date="2021-05-13T21:40:23Z">
            <w:r>
              <w:rPr/>
              <w:tab/>
            </w:r>
          </w:ins>
          <w:ins w:id="167" w:author="关关" w:date="2021-05-13T21:40:23Z">
            <w:r>
              <w:rPr/>
              <w:fldChar w:fldCharType="begin"/>
            </w:r>
          </w:ins>
          <w:ins w:id="168" w:author="关关" w:date="2021-05-13T21:40:23Z">
            <w:r>
              <w:rPr/>
              <w:instrText xml:space="preserve"> PAGEREF _Toc3245 \h </w:instrText>
            </w:r>
          </w:ins>
          <w:ins w:id="169" w:author="关关" w:date="2021-05-13T21:40:23Z">
            <w:r>
              <w:rPr/>
              <w:fldChar w:fldCharType="separate"/>
            </w:r>
          </w:ins>
          <w:ins w:id="170" w:author="关关" w:date="2021-05-13T21:40:23Z">
            <w:r>
              <w:rPr/>
              <w:t>6</w:t>
            </w:r>
          </w:ins>
          <w:ins w:id="171" w:author="关关" w:date="2021-05-13T21:40:23Z">
            <w:r>
              <w:rPr/>
              <w:fldChar w:fldCharType="end"/>
            </w:r>
          </w:ins>
          <w:ins w:id="172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173" w:author="关关" w:date="2021-05-13T21:40:23Z"/>
            </w:rPr>
          </w:pPr>
          <w:ins w:id="174" w:author="关关" w:date="2021-05-13T21:40:23Z">
            <w:r>
              <w:rPr/>
              <w:fldChar w:fldCharType="begin"/>
            </w:r>
          </w:ins>
          <w:ins w:id="175" w:author="关关" w:date="2021-05-13T21:40:23Z">
            <w:r>
              <w:rPr/>
              <w:instrText xml:space="preserve"> HYPERLINK \l _Toc13281 </w:instrText>
            </w:r>
          </w:ins>
          <w:ins w:id="176" w:author="关关" w:date="2021-05-13T21:40:23Z">
            <w:r>
              <w:rPr/>
              <w:fldChar w:fldCharType="separate"/>
            </w:r>
          </w:ins>
          <w:ins w:id="177" w:author="关关" w:date="2021-05-13T21:40:23Z">
            <w:r>
              <w:rPr>
                <w:rFonts w:hint="eastAsia"/>
                <w:lang w:val="en-US" w:eastAsia="zh-CN"/>
              </w:rPr>
              <w:t>接口URL：</w:t>
            </w:r>
          </w:ins>
          <w:ins w:id="178" w:author="关关" w:date="2021-05-13T21:40:23Z">
            <w:r>
              <w:rPr/>
              <w:tab/>
            </w:r>
          </w:ins>
          <w:ins w:id="179" w:author="关关" w:date="2021-05-13T21:40:23Z">
            <w:r>
              <w:rPr/>
              <w:fldChar w:fldCharType="begin"/>
            </w:r>
          </w:ins>
          <w:ins w:id="180" w:author="关关" w:date="2021-05-13T21:40:23Z">
            <w:r>
              <w:rPr/>
              <w:instrText xml:space="preserve"> PAGEREF _Toc13281 \h </w:instrText>
            </w:r>
          </w:ins>
          <w:ins w:id="181" w:author="关关" w:date="2021-05-13T21:40:23Z">
            <w:r>
              <w:rPr/>
              <w:fldChar w:fldCharType="separate"/>
            </w:r>
          </w:ins>
          <w:ins w:id="182" w:author="关关" w:date="2021-05-13T21:40:23Z">
            <w:r>
              <w:rPr/>
              <w:t>6</w:t>
            </w:r>
          </w:ins>
          <w:ins w:id="183" w:author="关关" w:date="2021-05-13T21:40:23Z">
            <w:r>
              <w:rPr/>
              <w:fldChar w:fldCharType="end"/>
            </w:r>
          </w:ins>
          <w:ins w:id="184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185" w:author="关关" w:date="2021-05-13T21:40:23Z"/>
            </w:rPr>
          </w:pPr>
          <w:ins w:id="186" w:author="关关" w:date="2021-05-13T21:40:23Z">
            <w:r>
              <w:rPr/>
              <w:fldChar w:fldCharType="begin"/>
            </w:r>
          </w:ins>
          <w:ins w:id="187" w:author="关关" w:date="2021-05-13T21:40:23Z">
            <w:r>
              <w:rPr/>
              <w:instrText xml:space="preserve"> HYPERLINK \l _Toc14839 </w:instrText>
            </w:r>
          </w:ins>
          <w:ins w:id="188" w:author="关关" w:date="2021-05-13T21:40:23Z">
            <w:r>
              <w:rPr/>
              <w:fldChar w:fldCharType="separate"/>
            </w:r>
          </w:ins>
          <w:ins w:id="189" w:author="关关" w:date="2021-05-13T21:40:23Z">
            <w:r>
              <w:rPr>
                <w:rFonts w:hint="eastAsia"/>
                <w:lang w:val="en-US" w:eastAsia="zh-CN"/>
              </w:rPr>
              <w:t>请求参数：</w:t>
            </w:r>
          </w:ins>
          <w:ins w:id="190" w:author="关关" w:date="2021-05-13T21:40:23Z">
            <w:r>
              <w:rPr/>
              <w:tab/>
            </w:r>
          </w:ins>
          <w:ins w:id="191" w:author="关关" w:date="2021-05-13T21:40:23Z">
            <w:r>
              <w:rPr/>
              <w:fldChar w:fldCharType="begin"/>
            </w:r>
          </w:ins>
          <w:ins w:id="192" w:author="关关" w:date="2021-05-13T21:40:23Z">
            <w:r>
              <w:rPr/>
              <w:instrText xml:space="preserve"> PAGEREF _Toc14839 \h </w:instrText>
            </w:r>
          </w:ins>
          <w:ins w:id="193" w:author="关关" w:date="2021-05-13T21:40:23Z">
            <w:r>
              <w:rPr/>
              <w:fldChar w:fldCharType="separate"/>
            </w:r>
          </w:ins>
          <w:ins w:id="194" w:author="关关" w:date="2021-05-13T21:40:23Z">
            <w:r>
              <w:rPr/>
              <w:t>6</w:t>
            </w:r>
          </w:ins>
          <w:ins w:id="195" w:author="关关" w:date="2021-05-13T21:40:23Z">
            <w:r>
              <w:rPr/>
              <w:fldChar w:fldCharType="end"/>
            </w:r>
          </w:ins>
          <w:ins w:id="196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197" w:author="关关" w:date="2021-05-13T21:40:23Z"/>
            </w:rPr>
          </w:pPr>
          <w:ins w:id="198" w:author="关关" w:date="2021-05-13T21:40:23Z">
            <w:r>
              <w:rPr/>
              <w:fldChar w:fldCharType="begin"/>
            </w:r>
          </w:ins>
          <w:ins w:id="199" w:author="关关" w:date="2021-05-13T21:40:23Z">
            <w:r>
              <w:rPr/>
              <w:instrText xml:space="preserve"> HYPERLINK \l _Toc19857 </w:instrText>
            </w:r>
          </w:ins>
          <w:ins w:id="200" w:author="关关" w:date="2021-05-13T21:40:23Z">
            <w:r>
              <w:rPr/>
              <w:fldChar w:fldCharType="separate"/>
            </w:r>
          </w:ins>
          <w:ins w:id="201" w:author="关关" w:date="2021-05-13T21:40:23Z">
            <w:r>
              <w:rPr>
                <w:rFonts w:hint="eastAsia"/>
                <w:lang w:val="en-US" w:eastAsia="zh-CN"/>
              </w:rPr>
              <w:t>返回结果：</w:t>
            </w:r>
          </w:ins>
          <w:ins w:id="202" w:author="关关" w:date="2021-05-13T21:40:23Z">
            <w:r>
              <w:rPr/>
              <w:tab/>
            </w:r>
          </w:ins>
          <w:ins w:id="203" w:author="关关" w:date="2021-05-13T21:40:23Z">
            <w:r>
              <w:rPr/>
              <w:fldChar w:fldCharType="begin"/>
            </w:r>
          </w:ins>
          <w:ins w:id="204" w:author="关关" w:date="2021-05-13T21:40:23Z">
            <w:r>
              <w:rPr/>
              <w:instrText xml:space="preserve"> PAGEREF _Toc19857 \h </w:instrText>
            </w:r>
          </w:ins>
          <w:ins w:id="205" w:author="关关" w:date="2021-05-13T21:40:23Z">
            <w:r>
              <w:rPr/>
              <w:fldChar w:fldCharType="separate"/>
            </w:r>
          </w:ins>
          <w:ins w:id="206" w:author="关关" w:date="2021-05-13T21:40:23Z">
            <w:r>
              <w:rPr/>
              <w:t>6</w:t>
            </w:r>
          </w:ins>
          <w:ins w:id="207" w:author="关关" w:date="2021-05-13T21:40:23Z">
            <w:r>
              <w:rPr/>
              <w:fldChar w:fldCharType="end"/>
            </w:r>
          </w:ins>
          <w:ins w:id="208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209" w:author="关关" w:date="2021-05-13T21:40:23Z"/>
            </w:rPr>
          </w:pPr>
          <w:ins w:id="210" w:author="关关" w:date="2021-05-13T21:40:23Z">
            <w:r>
              <w:rPr/>
              <w:fldChar w:fldCharType="begin"/>
            </w:r>
          </w:ins>
          <w:ins w:id="211" w:author="关关" w:date="2021-05-13T21:40:23Z">
            <w:r>
              <w:rPr/>
              <w:instrText xml:space="preserve"> HYPERLINK \l _Toc5728 </w:instrText>
            </w:r>
          </w:ins>
          <w:ins w:id="212" w:author="关关" w:date="2021-05-13T21:40:23Z">
            <w:r>
              <w:rPr/>
              <w:fldChar w:fldCharType="separate"/>
            </w:r>
          </w:ins>
          <w:ins w:id="213" w:author="关关" w:date="2021-05-13T21:40:23Z">
            <w:r>
              <w:rPr>
                <w:rFonts w:hint="eastAsia"/>
                <w:lang w:val="en-US" w:eastAsia="zh-CN"/>
              </w:rPr>
              <w:t>接口示例：</w:t>
            </w:r>
          </w:ins>
          <w:ins w:id="214" w:author="关关" w:date="2021-05-13T21:40:23Z">
            <w:r>
              <w:rPr/>
              <w:tab/>
            </w:r>
          </w:ins>
          <w:ins w:id="215" w:author="关关" w:date="2021-05-13T21:40:23Z">
            <w:r>
              <w:rPr/>
              <w:fldChar w:fldCharType="begin"/>
            </w:r>
          </w:ins>
          <w:ins w:id="216" w:author="关关" w:date="2021-05-13T21:40:23Z">
            <w:r>
              <w:rPr/>
              <w:instrText xml:space="preserve"> PAGEREF _Toc5728 \h </w:instrText>
            </w:r>
          </w:ins>
          <w:ins w:id="217" w:author="关关" w:date="2021-05-13T21:40:23Z">
            <w:r>
              <w:rPr/>
              <w:fldChar w:fldCharType="separate"/>
            </w:r>
          </w:ins>
          <w:ins w:id="218" w:author="关关" w:date="2021-05-13T21:40:23Z">
            <w:r>
              <w:rPr/>
              <w:t>6</w:t>
            </w:r>
          </w:ins>
          <w:ins w:id="219" w:author="关关" w:date="2021-05-13T21:40:23Z">
            <w:r>
              <w:rPr/>
              <w:fldChar w:fldCharType="end"/>
            </w:r>
          </w:ins>
          <w:ins w:id="220" w:author="关关" w:date="2021-05-13T21:40:23Z">
            <w:r>
              <w:rPr/>
              <w:fldChar w:fldCharType="end"/>
            </w:r>
          </w:ins>
        </w:p>
        <w:p>
          <w:pPr>
            <w:pStyle w:val="7"/>
            <w:tabs>
              <w:tab w:val="right" w:leader="dot" w:pos="9746"/>
            </w:tabs>
            <w:rPr>
              <w:ins w:id="221" w:author="关关" w:date="2021-05-13T21:40:23Z"/>
            </w:rPr>
          </w:pPr>
          <w:ins w:id="222" w:author="关关" w:date="2021-05-13T21:40:23Z">
            <w:r>
              <w:rPr/>
              <w:fldChar w:fldCharType="begin"/>
            </w:r>
          </w:ins>
          <w:ins w:id="223" w:author="关关" w:date="2021-05-13T21:40:23Z">
            <w:r>
              <w:rPr/>
              <w:instrText xml:space="preserve"> HYPERLINK \l _Toc4492 </w:instrText>
            </w:r>
          </w:ins>
          <w:ins w:id="224" w:author="关关" w:date="2021-05-13T21:40:23Z">
            <w:r>
              <w:rPr/>
              <w:fldChar w:fldCharType="separate"/>
            </w:r>
          </w:ins>
          <w:ins w:id="225" w:author="关关" w:date="2021-05-13T21:40:23Z">
            <w:r>
              <w:rPr>
                <w:rFonts w:hint="eastAsia"/>
                <w:lang w:val="en-US" w:eastAsia="zh-CN"/>
              </w:rPr>
              <w:t>3根据工序二维码内容获取工序和产品信息</w:t>
            </w:r>
          </w:ins>
          <w:ins w:id="226" w:author="关关" w:date="2021-05-13T21:40:23Z">
            <w:r>
              <w:rPr/>
              <w:tab/>
            </w:r>
          </w:ins>
          <w:ins w:id="227" w:author="关关" w:date="2021-05-13T21:40:23Z">
            <w:r>
              <w:rPr/>
              <w:fldChar w:fldCharType="begin"/>
            </w:r>
          </w:ins>
          <w:ins w:id="228" w:author="关关" w:date="2021-05-13T21:40:23Z">
            <w:r>
              <w:rPr/>
              <w:instrText xml:space="preserve"> PAGEREF _Toc4492 \h </w:instrText>
            </w:r>
          </w:ins>
          <w:ins w:id="229" w:author="关关" w:date="2021-05-13T21:40:23Z">
            <w:r>
              <w:rPr/>
              <w:fldChar w:fldCharType="separate"/>
            </w:r>
          </w:ins>
          <w:ins w:id="230" w:author="关关" w:date="2021-05-13T21:40:23Z">
            <w:r>
              <w:rPr/>
              <w:t>8</w:t>
            </w:r>
          </w:ins>
          <w:ins w:id="231" w:author="关关" w:date="2021-05-13T21:40:23Z">
            <w:r>
              <w:rPr/>
              <w:fldChar w:fldCharType="end"/>
            </w:r>
          </w:ins>
          <w:ins w:id="232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233" w:author="关关" w:date="2021-05-13T21:40:23Z"/>
            </w:rPr>
          </w:pPr>
          <w:ins w:id="234" w:author="关关" w:date="2021-05-13T21:40:23Z">
            <w:r>
              <w:rPr/>
              <w:fldChar w:fldCharType="begin"/>
            </w:r>
          </w:ins>
          <w:ins w:id="235" w:author="关关" w:date="2021-05-13T21:40:23Z">
            <w:r>
              <w:rPr/>
              <w:instrText xml:space="preserve"> HYPERLINK \l _Toc15857 </w:instrText>
            </w:r>
          </w:ins>
          <w:ins w:id="236" w:author="关关" w:date="2021-05-13T21:40:23Z">
            <w:r>
              <w:rPr/>
              <w:fldChar w:fldCharType="separate"/>
            </w:r>
          </w:ins>
          <w:ins w:id="237" w:author="关关" w:date="2021-05-13T21:40:23Z">
            <w:r>
              <w:rPr>
                <w:rFonts w:hint="eastAsia"/>
                <w:lang w:val="en-US" w:eastAsia="zh-CN"/>
              </w:rPr>
              <w:t>接口URL：</w:t>
            </w:r>
          </w:ins>
          <w:ins w:id="238" w:author="关关" w:date="2021-05-13T21:40:23Z">
            <w:r>
              <w:rPr/>
              <w:tab/>
            </w:r>
          </w:ins>
          <w:ins w:id="239" w:author="关关" w:date="2021-05-13T21:40:23Z">
            <w:r>
              <w:rPr/>
              <w:fldChar w:fldCharType="begin"/>
            </w:r>
          </w:ins>
          <w:ins w:id="240" w:author="关关" w:date="2021-05-13T21:40:23Z">
            <w:r>
              <w:rPr/>
              <w:instrText xml:space="preserve"> PAGEREF _Toc15857 \h </w:instrText>
            </w:r>
          </w:ins>
          <w:ins w:id="241" w:author="关关" w:date="2021-05-13T21:40:23Z">
            <w:r>
              <w:rPr/>
              <w:fldChar w:fldCharType="separate"/>
            </w:r>
          </w:ins>
          <w:ins w:id="242" w:author="关关" w:date="2021-05-13T21:40:23Z">
            <w:r>
              <w:rPr/>
              <w:t>8</w:t>
            </w:r>
          </w:ins>
          <w:ins w:id="243" w:author="关关" w:date="2021-05-13T21:40:23Z">
            <w:r>
              <w:rPr/>
              <w:fldChar w:fldCharType="end"/>
            </w:r>
          </w:ins>
          <w:ins w:id="244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245" w:author="关关" w:date="2021-05-13T21:40:23Z"/>
            </w:rPr>
          </w:pPr>
          <w:ins w:id="246" w:author="关关" w:date="2021-05-13T21:40:23Z">
            <w:r>
              <w:rPr/>
              <w:fldChar w:fldCharType="begin"/>
            </w:r>
          </w:ins>
          <w:ins w:id="247" w:author="关关" w:date="2021-05-13T21:40:23Z">
            <w:r>
              <w:rPr/>
              <w:instrText xml:space="preserve"> HYPERLINK \l _Toc17144 </w:instrText>
            </w:r>
          </w:ins>
          <w:ins w:id="248" w:author="关关" w:date="2021-05-13T21:40:23Z">
            <w:r>
              <w:rPr/>
              <w:fldChar w:fldCharType="separate"/>
            </w:r>
          </w:ins>
          <w:ins w:id="249" w:author="关关" w:date="2021-05-13T21:40:23Z">
            <w:r>
              <w:rPr>
                <w:rFonts w:hint="eastAsia"/>
                <w:lang w:val="en-US" w:eastAsia="zh-CN"/>
              </w:rPr>
              <w:t>请求参数：</w:t>
            </w:r>
          </w:ins>
          <w:ins w:id="250" w:author="关关" w:date="2021-05-13T21:40:23Z">
            <w:r>
              <w:rPr/>
              <w:tab/>
            </w:r>
          </w:ins>
          <w:ins w:id="251" w:author="关关" w:date="2021-05-13T21:40:23Z">
            <w:r>
              <w:rPr/>
              <w:fldChar w:fldCharType="begin"/>
            </w:r>
          </w:ins>
          <w:ins w:id="252" w:author="关关" w:date="2021-05-13T21:40:23Z">
            <w:r>
              <w:rPr/>
              <w:instrText xml:space="preserve"> PAGEREF _Toc17144 \h </w:instrText>
            </w:r>
          </w:ins>
          <w:ins w:id="253" w:author="关关" w:date="2021-05-13T21:40:23Z">
            <w:r>
              <w:rPr/>
              <w:fldChar w:fldCharType="separate"/>
            </w:r>
          </w:ins>
          <w:ins w:id="254" w:author="关关" w:date="2021-05-13T21:40:23Z">
            <w:r>
              <w:rPr/>
              <w:t>8</w:t>
            </w:r>
          </w:ins>
          <w:ins w:id="255" w:author="关关" w:date="2021-05-13T21:40:23Z">
            <w:r>
              <w:rPr/>
              <w:fldChar w:fldCharType="end"/>
            </w:r>
          </w:ins>
          <w:ins w:id="256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257" w:author="关关" w:date="2021-05-13T21:40:23Z"/>
            </w:rPr>
          </w:pPr>
          <w:ins w:id="258" w:author="关关" w:date="2021-05-13T21:40:23Z">
            <w:r>
              <w:rPr/>
              <w:fldChar w:fldCharType="begin"/>
            </w:r>
          </w:ins>
          <w:ins w:id="259" w:author="关关" w:date="2021-05-13T21:40:23Z">
            <w:r>
              <w:rPr/>
              <w:instrText xml:space="preserve"> HYPERLINK \l _Toc10607 </w:instrText>
            </w:r>
          </w:ins>
          <w:ins w:id="260" w:author="关关" w:date="2021-05-13T21:40:23Z">
            <w:r>
              <w:rPr/>
              <w:fldChar w:fldCharType="separate"/>
            </w:r>
          </w:ins>
          <w:ins w:id="261" w:author="关关" w:date="2021-05-13T21:40:23Z">
            <w:r>
              <w:rPr>
                <w:rFonts w:hint="eastAsia"/>
                <w:lang w:val="en-US" w:eastAsia="zh-CN"/>
              </w:rPr>
              <w:t>请求参数示例：</w:t>
            </w:r>
          </w:ins>
          <w:ins w:id="262" w:author="关关" w:date="2021-05-13T21:40:23Z">
            <w:r>
              <w:rPr/>
              <w:tab/>
            </w:r>
          </w:ins>
          <w:ins w:id="263" w:author="关关" w:date="2021-05-13T21:40:23Z">
            <w:r>
              <w:rPr/>
              <w:fldChar w:fldCharType="begin"/>
            </w:r>
          </w:ins>
          <w:ins w:id="264" w:author="关关" w:date="2021-05-13T21:40:23Z">
            <w:r>
              <w:rPr/>
              <w:instrText xml:space="preserve"> PAGEREF _Toc10607 \h </w:instrText>
            </w:r>
          </w:ins>
          <w:ins w:id="265" w:author="关关" w:date="2021-05-13T21:40:23Z">
            <w:r>
              <w:rPr/>
              <w:fldChar w:fldCharType="separate"/>
            </w:r>
          </w:ins>
          <w:ins w:id="266" w:author="关关" w:date="2021-05-13T21:40:23Z">
            <w:r>
              <w:rPr/>
              <w:t>8</w:t>
            </w:r>
          </w:ins>
          <w:ins w:id="267" w:author="关关" w:date="2021-05-13T21:40:23Z">
            <w:r>
              <w:rPr/>
              <w:fldChar w:fldCharType="end"/>
            </w:r>
          </w:ins>
          <w:ins w:id="268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269" w:author="关关" w:date="2021-05-13T21:40:23Z"/>
            </w:rPr>
          </w:pPr>
          <w:ins w:id="270" w:author="关关" w:date="2021-05-13T21:40:23Z">
            <w:r>
              <w:rPr/>
              <w:fldChar w:fldCharType="begin"/>
            </w:r>
          </w:ins>
          <w:ins w:id="271" w:author="关关" w:date="2021-05-13T21:40:23Z">
            <w:r>
              <w:rPr/>
              <w:instrText xml:space="preserve"> HYPERLINK \l _Toc6363 </w:instrText>
            </w:r>
          </w:ins>
          <w:ins w:id="272" w:author="关关" w:date="2021-05-13T21:40:23Z">
            <w:r>
              <w:rPr/>
              <w:fldChar w:fldCharType="separate"/>
            </w:r>
          </w:ins>
          <w:ins w:id="273" w:author="关关" w:date="2021-05-13T21:40:23Z">
            <w:r>
              <w:rPr>
                <w:rFonts w:hint="eastAsia"/>
                <w:lang w:val="en-US" w:eastAsia="zh-CN"/>
              </w:rPr>
              <w:t>返回结果：</w:t>
            </w:r>
          </w:ins>
          <w:ins w:id="274" w:author="关关" w:date="2021-05-13T21:40:23Z">
            <w:r>
              <w:rPr/>
              <w:tab/>
            </w:r>
          </w:ins>
          <w:ins w:id="275" w:author="关关" w:date="2021-05-13T21:40:23Z">
            <w:r>
              <w:rPr/>
              <w:fldChar w:fldCharType="begin"/>
            </w:r>
          </w:ins>
          <w:ins w:id="276" w:author="关关" w:date="2021-05-13T21:40:23Z">
            <w:r>
              <w:rPr/>
              <w:instrText xml:space="preserve"> PAGEREF _Toc6363 \h </w:instrText>
            </w:r>
          </w:ins>
          <w:ins w:id="277" w:author="关关" w:date="2021-05-13T21:40:23Z">
            <w:r>
              <w:rPr/>
              <w:fldChar w:fldCharType="separate"/>
            </w:r>
          </w:ins>
          <w:ins w:id="278" w:author="关关" w:date="2021-05-13T21:40:23Z">
            <w:r>
              <w:rPr/>
              <w:t>8</w:t>
            </w:r>
          </w:ins>
          <w:ins w:id="279" w:author="关关" w:date="2021-05-13T21:40:23Z">
            <w:r>
              <w:rPr/>
              <w:fldChar w:fldCharType="end"/>
            </w:r>
          </w:ins>
          <w:ins w:id="280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281" w:author="关关" w:date="2021-05-13T21:40:23Z"/>
            </w:rPr>
          </w:pPr>
          <w:ins w:id="282" w:author="关关" w:date="2021-05-13T21:40:23Z">
            <w:r>
              <w:rPr/>
              <w:fldChar w:fldCharType="begin"/>
            </w:r>
          </w:ins>
          <w:ins w:id="283" w:author="关关" w:date="2021-05-13T21:40:23Z">
            <w:r>
              <w:rPr/>
              <w:instrText xml:space="preserve"> HYPERLINK \l _Toc6098 </w:instrText>
            </w:r>
          </w:ins>
          <w:ins w:id="284" w:author="关关" w:date="2021-05-13T21:40:23Z">
            <w:r>
              <w:rPr/>
              <w:fldChar w:fldCharType="separate"/>
            </w:r>
          </w:ins>
          <w:ins w:id="285" w:author="关关" w:date="2021-05-13T21:40:23Z">
            <w:r>
              <w:rPr>
                <w:rFonts w:hint="eastAsia"/>
                <w:lang w:val="en-US" w:eastAsia="zh-CN"/>
              </w:rPr>
              <w:t>接口示例：</w:t>
            </w:r>
          </w:ins>
          <w:ins w:id="286" w:author="关关" w:date="2021-05-13T21:40:23Z">
            <w:r>
              <w:rPr/>
              <w:tab/>
            </w:r>
          </w:ins>
          <w:ins w:id="287" w:author="关关" w:date="2021-05-13T21:40:23Z">
            <w:r>
              <w:rPr/>
              <w:fldChar w:fldCharType="begin"/>
            </w:r>
          </w:ins>
          <w:ins w:id="288" w:author="关关" w:date="2021-05-13T21:40:23Z">
            <w:r>
              <w:rPr/>
              <w:instrText xml:space="preserve"> PAGEREF _Toc6098 \h </w:instrText>
            </w:r>
          </w:ins>
          <w:ins w:id="289" w:author="关关" w:date="2021-05-13T21:40:23Z">
            <w:r>
              <w:rPr/>
              <w:fldChar w:fldCharType="separate"/>
            </w:r>
          </w:ins>
          <w:ins w:id="290" w:author="关关" w:date="2021-05-13T21:40:23Z">
            <w:r>
              <w:rPr/>
              <w:t>9</w:t>
            </w:r>
          </w:ins>
          <w:ins w:id="291" w:author="关关" w:date="2021-05-13T21:40:23Z">
            <w:r>
              <w:rPr/>
              <w:fldChar w:fldCharType="end"/>
            </w:r>
          </w:ins>
          <w:ins w:id="292" w:author="关关" w:date="2021-05-13T21:40:23Z">
            <w:r>
              <w:rPr/>
              <w:fldChar w:fldCharType="end"/>
            </w:r>
          </w:ins>
        </w:p>
        <w:p>
          <w:pPr>
            <w:pStyle w:val="7"/>
            <w:tabs>
              <w:tab w:val="right" w:leader="dot" w:pos="9746"/>
            </w:tabs>
            <w:rPr>
              <w:ins w:id="293" w:author="关关" w:date="2021-05-13T21:40:23Z"/>
            </w:rPr>
          </w:pPr>
          <w:ins w:id="294" w:author="关关" w:date="2021-05-13T21:40:23Z">
            <w:r>
              <w:rPr/>
              <w:fldChar w:fldCharType="begin"/>
            </w:r>
          </w:ins>
          <w:ins w:id="295" w:author="关关" w:date="2021-05-13T21:40:23Z">
            <w:r>
              <w:rPr/>
              <w:instrText xml:space="preserve"> HYPERLINK \l _Toc21034 </w:instrText>
            </w:r>
          </w:ins>
          <w:ins w:id="296" w:author="关关" w:date="2021-05-13T21:40:23Z">
            <w:r>
              <w:rPr/>
              <w:fldChar w:fldCharType="separate"/>
            </w:r>
          </w:ins>
          <w:ins w:id="297" w:author="关关" w:date="2021-05-13T21:40:23Z">
            <w:r>
              <w:rPr>
                <w:rFonts w:hint="eastAsia"/>
                <w:lang w:val="en-US" w:eastAsia="zh-CN"/>
              </w:rPr>
              <w:t>4新增保存计件报工</w:t>
            </w:r>
          </w:ins>
          <w:ins w:id="298" w:author="关关" w:date="2021-05-13T21:40:23Z">
            <w:r>
              <w:rPr/>
              <w:tab/>
            </w:r>
          </w:ins>
          <w:ins w:id="299" w:author="关关" w:date="2021-05-13T21:40:23Z">
            <w:r>
              <w:rPr/>
              <w:fldChar w:fldCharType="begin"/>
            </w:r>
          </w:ins>
          <w:ins w:id="300" w:author="关关" w:date="2021-05-13T21:40:23Z">
            <w:r>
              <w:rPr/>
              <w:instrText xml:space="preserve"> PAGEREF _Toc21034 \h </w:instrText>
            </w:r>
          </w:ins>
          <w:ins w:id="301" w:author="关关" w:date="2021-05-13T21:40:23Z">
            <w:r>
              <w:rPr/>
              <w:fldChar w:fldCharType="separate"/>
            </w:r>
          </w:ins>
          <w:ins w:id="302" w:author="关关" w:date="2021-05-13T21:40:23Z">
            <w:r>
              <w:rPr/>
              <w:t>9</w:t>
            </w:r>
          </w:ins>
          <w:ins w:id="303" w:author="关关" w:date="2021-05-13T21:40:23Z">
            <w:r>
              <w:rPr/>
              <w:fldChar w:fldCharType="end"/>
            </w:r>
          </w:ins>
          <w:ins w:id="304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305" w:author="关关" w:date="2021-05-13T21:40:23Z"/>
            </w:rPr>
          </w:pPr>
          <w:ins w:id="306" w:author="关关" w:date="2021-05-13T21:40:23Z">
            <w:r>
              <w:rPr/>
              <w:fldChar w:fldCharType="begin"/>
            </w:r>
          </w:ins>
          <w:ins w:id="307" w:author="关关" w:date="2021-05-13T21:40:23Z">
            <w:r>
              <w:rPr/>
              <w:instrText xml:space="preserve"> HYPERLINK \l _Toc24726 </w:instrText>
            </w:r>
          </w:ins>
          <w:ins w:id="308" w:author="关关" w:date="2021-05-13T21:40:23Z">
            <w:r>
              <w:rPr/>
              <w:fldChar w:fldCharType="separate"/>
            </w:r>
          </w:ins>
          <w:ins w:id="309" w:author="关关" w:date="2021-05-13T21:40:23Z">
            <w:r>
              <w:rPr>
                <w:rFonts w:hint="eastAsia"/>
                <w:lang w:val="en-US" w:eastAsia="zh-CN"/>
              </w:rPr>
              <w:t>接口URL：</w:t>
            </w:r>
          </w:ins>
          <w:ins w:id="310" w:author="关关" w:date="2021-05-13T21:40:23Z">
            <w:r>
              <w:rPr/>
              <w:tab/>
            </w:r>
          </w:ins>
          <w:ins w:id="311" w:author="关关" w:date="2021-05-13T21:40:23Z">
            <w:r>
              <w:rPr/>
              <w:fldChar w:fldCharType="begin"/>
            </w:r>
          </w:ins>
          <w:ins w:id="312" w:author="关关" w:date="2021-05-13T21:40:23Z">
            <w:r>
              <w:rPr/>
              <w:instrText xml:space="preserve"> PAGEREF _Toc24726 \h </w:instrText>
            </w:r>
          </w:ins>
          <w:ins w:id="313" w:author="关关" w:date="2021-05-13T21:40:23Z">
            <w:r>
              <w:rPr/>
              <w:fldChar w:fldCharType="separate"/>
            </w:r>
          </w:ins>
          <w:ins w:id="314" w:author="关关" w:date="2021-05-13T21:40:23Z">
            <w:r>
              <w:rPr/>
              <w:t>9</w:t>
            </w:r>
          </w:ins>
          <w:ins w:id="315" w:author="关关" w:date="2021-05-13T21:40:23Z">
            <w:r>
              <w:rPr/>
              <w:fldChar w:fldCharType="end"/>
            </w:r>
          </w:ins>
          <w:ins w:id="316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317" w:author="关关" w:date="2021-05-13T21:40:23Z"/>
            </w:rPr>
          </w:pPr>
          <w:ins w:id="318" w:author="关关" w:date="2021-05-13T21:40:23Z">
            <w:r>
              <w:rPr/>
              <w:fldChar w:fldCharType="begin"/>
            </w:r>
          </w:ins>
          <w:ins w:id="319" w:author="关关" w:date="2021-05-13T21:40:23Z">
            <w:r>
              <w:rPr/>
              <w:instrText xml:space="preserve"> HYPERLINK \l _Toc4970 </w:instrText>
            </w:r>
          </w:ins>
          <w:ins w:id="320" w:author="关关" w:date="2021-05-13T21:40:23Z">
            <w:r>
              <w:rPr/>
              <w:fldChar w:fldCharType="separate"/>
            </w:r>
          </w:ins>
          <w:ins w:id="321" w:author="关关" w:date="2021-05-13T21:40:23Z">
            <w:r>
              <w:rPr>
                <w:rFonts w:hint="eastAsia"/>
                <w:lang w:val="en-US" w:eastAsia="zh-CN"/>
              </w:rPr>
              <w:t>请求参数：</w:t>
            </w:r>
          </w:ins>
          <w:ins w:id="322" w:author="关关" w:date="2021-05-13T21:40:23Z">
            <w:r>
              <w:rPr/>
              <w:tab/>
            </w:r>
          </w:ins>
          <w:ins w:id="323" w:author="关关" w:date="2021-05-13T21:40:23Z">
            <w:r>
              <w:rPr/>
              <w:fldChar w:fldCharType="begin"/>
            </w:r>
          </w:ins>
          <w:ins w:id="324" w:author="关关" w:date="2021-05-13T21:40:23Z">
            <w:r>
              <w:rPr/>
              <w:instrText xml:space="preserve"> PAGEREF _Toc4970 \h </w:instrText>
            </w:r>
          </w:ins>
          <w:ins w:id="325" w:author="关关" w:date="2021-05-13T21:40:23Z">
            <w:r>
              <w:rPr/>
              <w:fldChar w:fldCharType="separate"/>
            </w:r>
          </w:ins>
          <w:ins w:id="326" w:author="关关" w:date="2021-05-13T21:40:23Z">
            <w:r>
              <w:rPr/>
              <w:t>9</w:t>
            </w:r>
          </w:ins>
          <w:ins w:id="327" w:author="关关" w:date="2021-05-13T21:40:23Z">
            <w:r>
              <w:rPr/>
              <w:fldChar w:fldCharType="end"/>
            </w:r>
          </w:ins>
          <w:ins w:id="328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329" w:author="关关" w:date="2021-05-13T21:40:23Z"/>
            </w:rPr>
          </w:pPr>
          <w:ins w:id="330" w:author="关关" w:date="2021-05-13T21:40:23Z">
            <w:r>
              <w:rPr/>
              <w:fldChar w:fldCharType="begin"/>
            </w:r>
          </w:ins>
          <w:ins w:id="331" w:author="关关" w:date="2021-05-13T21:40:23Z">
            <w:r>
              <w:rPr/>
              <w:instrText xml:space="preserve"> HYPERLINK \l _Toc23896 </w:instrText>
            </w:r>
          </w:ins>
          <w:ins w:id="332" w:author="关关" w:date="2021-05-13T21:40:23Z">
            <w:r>
              <w:rPr/>
              <w:fldChar w:fldCharType="separate"/>
            </w:r>
          </w:ins>
          <w:ins w:id="333" w:author="关关" w:date="2021-05-13T21:40:23Z">
            <w:r>
              <w:rPr>
                <w:rFonts w:hint="eastAsia"/>
                <w:lang w:val="en-US" w:eastAsia="zh-CN"/>
              </w:rPr>
              <w:t>请求参数示例：</w:t>
            </w:r>
          </w:ins>
          <w:ins w:id="334" w:author="关关" w:date="2021-05-13T21:40:23Z">
            <w:r>
              <w:rPr/>
              <w:tab/>
            </w:r>
          </w:ins>
          <w:ins w:id="335" w:author="关关" w:date="2021-05-13T21:40:23Z">
            <w:r>
              <w:rPr/>
              <w:fldChar w:fldCharType="begin"/>
            </w:r>
          </w:ins>
          <w:ins w:id="336" w:author="关关" w:date="2021-05-13T21:40:23Z">
            <w:r>
              <w:rPr/>
              <w:instrText xml:space="preserve"> PAGEREF _Toc23896 \h </w:instrText>
            </w:r>
          </w:ins>
          <w:ins w:id="337" w:author="关关" w:date="2021-05-13T21:40:23Z">
            <w:r>
              <w:rPr/>
              <w:fldChar w:fldCharType="separate"/>
            </w:r>
          </w:ins>
          <w:ins w:id="338" w:author="关关" w:date="2021-05-13T21:40:23Z">
            <w:r>
              <w:rPr/>
              <w:t>10</w:t>
            </w:r>
          </w:ins>
          <w:ins w:id="339" w:author="关关" w:date="2021-05-13T21:40:23Z">
            <w:r>
              <w:rPr/>
              <w:fldChar w:fldCharType="end"/>
            </w:r>
          </w:ins>
          <w:ins w:id="340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341" w:author="关关" w:date="2021-05-13T21:40:23Z"/>
            </w:rPr>
          </w:pPr>
          <w:ins w:id="342" w:author="关关" w:date="2021-05-13T21:40:23Z">
            <w:r>
              <w:rPr/>
              <w:fldChar w:fldCharType="begin"/>
            </w:r>
          </w:ins>
          <w:ins w:id="343" w:author="关关" w:date="2021-05-13T21:40:23Z">
            <w:r>
              <w:rPr/>
              <w:instrText xml:space="preserve"> HYPERLINK \l _Toc8767 </w:instrText>
            </w:r>
          </w:ins>
          <w:ins w:id="344" w:author="关关" w:date="2021-05-13T21:40:23Z">
            <w:r>
              <w:rPr/>
              <w:fldChar w:fldCharType="separate"/>
            </w:r>
          </w:ins>
          <w:ins w:id="345" w:author="关关" w:date="2021-05-13T21:40:23Z">
            <w:r>
              <w:rPr>
                <w:rFonts w:hint="eastAsia"/>
                <w:lang w:val="en-US" w:eastAsia="zh-CN"/>
              </w:rPr>
              <w:t>返回结果：</w:t>
            </w:r>
          </w:ins>
          <w:ins w:id="346" w:author="关关" w:date="2021-05-13T21:40:23Z">
            <w:r>
              <w:rPr/>
              <w:tab/>
            </w:r>
          </w:ins>
          <w:ins w:id="347" w:author="关关" w:date="2021-05-13T21:40:23Z">
            <w:r>
              <w:rPr/>
              <w:fldChar w:fldCharType="begin"/>
            </w:r>
          </w:ins>
          <w:ins w:id="348" w:author="关关" w:date="2021-05-13T21:40:23Z">
            <w:r>
              <w:rPr/>
              <w:instrText xml:space="preserve"> PAGEREF _Toc8767 \h </w:instrText>
            </w:r>
          </w:ins>
          <w:ins w:id="349" w:author="关关" w:date="2021-05-13T21:40:23Z">
            <w:r>
              <w:rPr/>
              <w:fldChar w:fldCharType="separate"/>
            </w:r>
          </w:ins>
          <w:ins w:id="350" w:author="关关" w:date="2021-05-13T21:40:23Z">
            <w:r>
              <w:rPr/>
              <w:t>10</w:t>
            </w:r>
          </w:ins>
          <w:ins w:id="351" w:author="关关" w:date="2021-05-13T21:40:23Z">
            <w:r>
              <w:rPr/>
              <w:fldChar w:fldCharType="end"/>
            </w:r>
          </w:ins>
          <w:ins w:id="352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353" w:author="关关" w:date="2021-05-13T21:40:23Z"/>
            </w:rPr>
          </w:pPr>
          <w:ins w:id="354" w:author="关关" w:date="2021-05-13T21:40:23Z">
            <w:r>
              <w:rPr/>
              <w:fldChar w:fldCharType="begin"/>
            </w:r>
          </w:ins>
          <w:ins w:id="355" w:author="关关" w:date="2021-05-13T21:40:23Z">
            <w:r>
              <w:rPr/>
              <w:instrText xml:space="preserve"> HYPERLINK \l _Toc19874 </w:instrText>
            </w:r>
          </w:ins>
          <w:ins w:id="356" w:author="关关" w:date="2021-05-13T21:40:23Z">
            <w:r>
              <w:rPr/>
              <w:fldChar w:fldCharType="separate"/>
            </w:r>
          </w:ins>
          <w:ins w:id="357" w:author="关关" w:date="2021-05-13T21:40:23Z">
            <w:r>
              <w:rPr>
                <w:rFonts w:hint="eastAsia"/>
                <w:lang w:val="en-US" w:eastAsia="zh-CN"/>
              </w:rPr>
              <w:t>接口示例：</w:t>
            </w:r>
          </w:ins>
          <w:ins w:id="358" w:author="关关" w:date="2021-05-13T21:40:23Z">
            <w:r>
              <w:rPr/>
              <w:tab/>
            </w:r>
          </w:ins>
          <w:ins w:id="359" w:author="关关" w:date="2021-05-13T21:40:23Z">
            <w:r>
              <w:rPr/>
              <w:fldChar w:fldCharType="begin"/>
            </w:r>
          </w:ins>
          <w:ins w:id="360" w:author="关关" w:date="2021-05-13T21:40:23Z">
            <w:r>
              <w:rPr/>
              <w:instrText xml:space="preserve"> PAGEREF _Toc19874 \h </w:instrText>
            </w:r>
          </w:ins>
          <w:ins w:id="361" w:author="关关" w:date="2021-05-13T21:40:23Z">
            <w:r>
              <w:rPr/>
              <w:fldChar w:fldCharType="separate"/>
            </w:r>
          </w:ins>
          <w:ins w:id="362" w:author="关关" w:date="2021-05-13T21:40:23Z">
            <w:r>
              <w:rPr/>
              <w:t>11</w:t>
            </w:r>
          </w:ins>
          <w:ins w:id="363" w:author="关关" w:date="2021-05-13T21:40:23Z">
            <w:r>
              <w:rPr/>
              <w:fldChar w:fldCharType="end"/>
            </w:r>
          </w:ins>
          <w:ins w:id="364" w:author="关关" w:date="2021-05-13T21:40:23Z">
            <w:r>
              <w:rPr/>
              <w:fldChar w:fldCharType="end"/>
            </w:r>
          </w:ins>
        </w:p>
        <w:p>
          <w:pPr>
            <w:pStyle w:val="7"/>
            <w:tabs>
              <w:tab w:val="right" w:leader="dot" w:pos="9746"/>
            </w:tabs>
            <w:rPr>
              <w:ins w:id="365" w:author="关关" w:date="2021-05-13T21:40:23Z"/>
            </w:rPr>
          </w:pPr>
          <w:ins w:id="366" w:author="关关" w:date="2021-05-13T21:40:23Z">
            <w:r>
              <w:rPr/>
              <w:fldChar w:fldCharType="begin"/>
            </w:r>
          </w:ins>
          <w:ins w:id="367" w:author="关关" w:date="2021-05-13T21:40:23Z">
            <w:r>
              <w:rPr/>
              <w:instrText xml:space="preserve"> HYPERLINK \l _Toc30371 </w:instrText>
            </w:r>
          </w:ins>
          <w:ins w:id="368" w:author="关关" w:date="2021-05-13T21:40:23Z">
            <w:r>
              <w:rPr/>
              <w:fldChar w:fldCharType="separate"/>
            </w:r>
          </w:ins>
          <w:ins w:id="369" w:author="关关" w:date="2021-05-13T21:40:23Z">
            <w:r>
              <w:rPr>
                <w:rFonts w:hint="eastAsia"/>
                <w:lang w:val="en-US" w:eastAsia="zh-CN"/>
              </w:rPr>
              <w:t>5修改保存计件报工</w:t>
            </w:r>
          </w:ins>
          <w:ins w:id="370" w:author="关关" w:date="2021-05-13T21:40:23Z">
            <w:r>
              <w:rPr/>
              <w:tab/>
            </w:r>
          </w:ins>
          <w:ins w:id="371" w:author="关关" w:date="2021-05-13T21:40:23Z">
            <w:r>
              <w:rPr/>
              <w:fldChar w:fldCharType="begin"/>
            </w:r>
          </w:ins>
          <w:ins w:id="372" w:author="关关" w:date="2021-05-13T21:40:23Z">
            <w:r>
              <w:rPr/>
              <w:instrText xml:space="preserve"> PAGEREF _Toc30371 \h </w:instrText>
            </w:r>
          </w:ins>
          <w:ins w:id="373" w:author="关关" w:date="2021-05-13T21:40:23Z">
            <w:r>
              <w:rPr/>
              <w:fldChar w:fldCharType="separate"/>
            </w:r>
          </w:ins>
          <w:ins w:id="374" w:author="关关" w:date="2021-05-13T21:40:23Z">
            <w:r>
              <w:rPr/>
              <w:t>11</w:t>
            </w:r>
          </w:ins>
          <w:ins w:id="375" w:author="关关" w:date="2021-05-13T21:40:23Z">
            <w:r>
              <w:rPr/>
              <w:fldChar w:fldCharType="end"/>
            </w:r>
          </w:ins>
          <w:ins w:id="376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377" w:author="关关" w:date="2021-05-13T21:40:23Z"/>
            </w:rPr>
          </w:pPr>
          <w:ins w:id="378" w:author="关关" w:date="2021-05-13T21:40:23Z">
            <w:r>
              <w:rPr/>
              <w:fldChar w:fldCharType="begin"/>
            </w:r>
          </w:ins>
          <w:ins w:id="379" w:author="关关" w:date="2021-05-13T21:40:23Z">
            <w:r>
              <w:rPr/>
              <w:instrText xml:space="preserve"> HYPERLINK \l _Toc28115 </w:instrText>
            </w:r>
          </w:ins>
          <w:ins w:id="380" w:author="关关" w:date="2021-05-13T21:40:23Z">
            <w:r>
              <w:rPr/>
              <w:fldChar w:fldCharType="separate"/>
            </w:r>
          </w:ins>
          <w:ins w:id="381" w:author="关关" w:date="2021-05-13T21:40:23Z">
            <w:r>
              <w:rPr>
                <w:rFonts w:hint="eastAsia"/>
                <w:lang w:val="en-US" w:eastAsia="zh-CN"/>
              </w:rPr>
              <w:t>接口URL：</w:t>
            </w:r>
          </w:ins>
          <w:ins w:id="382" w:author="关关" w:date="2021-05-13T21:40:23Z">
            <w:r>
              <w:rPr/>
              <w:tab/>
            </w:r>
          </w:ins>
          <w:ins w:id="383" w:author="关关" w:date="2021-05-13T21:40:23Z">
            <w:r>
              <w:rPr/>
              <w:fldChar w:fldCharType="begin"/>
            </w:r>
          </w:ins>
          <w:ins w:id="384" w:author="关关" w:date="2021-05-13T21:40:23Z">
            <w:r>
              <w:rPr/>
              <w:instrText xml:space="preserve"> PAGEREF _Toc28115 \h </w:instrText>
            </w:r>
          </w:ins>
          <w:ins w:id="385" w:author="关关" w:date="2021-05-13T21:40:23Z">
            <w:r>
              <w:rPr/>
              <w:fldChar w:fldCharType="separate"/>
            </w:r>
          </w:ins>
          <w:ins w:id="386" w:author="关关" w:date="2021-05-13T21:40:23Z">
            <w:r>
              <w:rPr/>
              <w:t>11</w:t>
            </w:r>
          </w:ins>
          <w:ins w:id="387" w:author="关关" w:date="2021-05-13T21:40:23Z">
            <w:r>
              <w:rPr/>
              <w:fldChar w:fldCharType="end"/>
            </w:r>
          </w:ins>
          <w:ins w:id="388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389" w:author="关关" w:date="2021-05-13T21:40:23Z"/>
            </w:rPr>
          </w:pPr>
          <w:ins w:id="390" w:author="关关" w:date="2021-05-13T21:40:23Z">
            <w:r>
              <w:rPr/>
              <w:fldChar w:fldCharType="begin"/>
            </w:r>
          </w:ins>
          <w:ins w:id="391" w:author="关关" w:date="2021-05-13T21:40:23Z">
            <w:r>
              <w:rPr/>
              <w:instrText xml:space="preserve"> HYPERLINK \l _Toc5783 </w:instrText>
            </w:r>
          </w:ins>
          <w:ins w:id="392" w:author="关关" w:date="2021-05-13T21:40:23Z">
            <w:r>
              <w:rPr/>
              <w:fldChar w:fldCharType="separate"/>
            </w:r>
          </w:ins>
          <w:ins w:id="393" w:author="关关" w:date="2021-05-13T21:40:23Z">
            <w:r>
              <w:rPr>
                <w:rFonts w:hint="eastAsia"/>
                <w:lang w:val="en-US" w:eastAsia="zh-CN"/>
              </w:rPr>
              <w:t>请求参数：</w:t>
            </w:r>
          </w:ins>
          <w:ins w:id="394" w:author="关关" w:date="2021-05-13T21:40:23Z">
            <w:r>
              <w:rPr/>
              <w:tab/>
            </w:r>
          </w:ins>
          <w:ins w:id="395" w:author="关关" w:date="2021-05-13T21:40:23Z">
            <w:r>
              <w:rPr/>
              <w:fldChar w:fldCharType="begin"/>
            </w:r>
          </w:ins>
          <w:ins w:id="396" w:author="关关" w:date="2021-05-13T21:40:23Z">
            <w:r>
              <w:rPr/>
              <w:instrText xml:space="preserve"> PAGEREF _Toc5783 \h </w:instrText>
            </w:r>
          </w:ins>
          <w:ins w:id="397" w:author="关关" w:date="2021-05-13T21:40:23Z">
            <w:r>
              <w:rPr/>
              <w:fldChar w:fldCharType="separate"/>
            </w:r>
          </w:ins>
          <w:ins w:id="398" w:author="关关" w:date="2021-05-13T21:40:23Z">
            <w:r>
              <w:rPr/>
              <w:t>11</w:t>
            </w:r>
          </w:ins>
          <w:ins w:id="399" w:author="关关" w:date="2021-05-13T21:40:23Z">
            <w:r>
              <w:rPr/>
              <w:fldChar w:fldCharType="end"/>
            </w:r>
          </w:ins>
          <w:ins w:id="400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401" w:author="关关" w:date="2021-05-13T21:40:23Z"/>
            </w:rPr>
          </w:pPr>
          <w:ins w:id="402" w:author="关关" w:date="2021-05-13T21:40:23Z">
            <w:r>
              <w:rPr/>
              <w:fldChar w:fldCharType="begin"/>
            </w:r>
          </w:ins>
          <w:ins w:id="403" w:author="关关" w:date="2021-05-13T21:40:23Z">
            <w:r>
              <w:rPr/>
              <w:instrText xml:space="preserve"> HYPERLINK \l _Toc643 </w:instrText>
            </w:r>
          </w:ins>
          <w:ins w:id="404" w:author="关关" w:date="2021-05-13T21:40:23Z">
            <w:r>
              <w:rPr/>
              <w:fldChar w:fldCharType="separate"/>
            </w:r>
          </w:ins>
          <w:ins w:id="405" w:author="关关" w:date="2021-05-13T21:40:23Z">
            <w:r>
              <w:rPr>
                <w:rFonts w:hint="eastAsia"/>
                <w:lang w:val="en-US" w:eastAsia="zh-CN"/>
              </w:rPr>
              <w:t>请求参数示例：</w:t>
            </w:r>
          </w:ins>
          <w:ins w:id="406" w:author="关关" w:date="2021-05-13T21:40:23Z">
            <w:r>
              <w:rPr/>
              <w:tab/>
            </w:r>
          </w:ins>
          <w:ins w:id="407" w:author="关关" w:date="2021-05-13T21:40:23Z">
            <w:r>
              <w:rPr/>
              <w:fldChar w:fldCharType="begin"/>
            </w:r>
          </w:ins>
          <w:ins w:id="408" w:author="关关" w:date="2021-05-13T21:40:23Z">
            <w:r>
              <w:rPr/>
              <w:instrText xml:space="preserve"> PAGEREF _Toc643 \h </w:instrText>
            </w:r>
          </w:ins>
          <w:ins w:id="409" w:author="关关" w:date="2021-05-13T21:40:23Z">
            <w:r>
              <w:rPr/>
              <w:fldChar w:fldCharType="separate"/>
            </w:r>
          </w:ins>
          <w:ins w:id="410" w:author="关关" w:date="2021-05-13T21:40:23Z">
            <w:r>
              <w:rPr/>
              <w:t>11</w:t>
            </w:r>
          </w:ins>
          <w:ins w:id="411" w:author="关关" w:date="2021-05-13T21:40:23Z">
            <w:r>
              <w:rPr/>
              <w:fldChar w:fldCharType="end"/>
            </w:r>
          </w:ins>
          <w:ins w:id="412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413" w:author="关关" w:date="2021-05-13T21:40:23Z"/>
            </w:rPr>
          </w:pPr>
          <w:ins w:id="414" w:author="关关" w:date="2021-05-13T21:40:23Z">
            <w:r>
              <w:rPr/>
              <w:fldChar w:fldCharType="begin"/>
            </w:r>
          </w:ins>
          <w:ins w:id="415" w:author="关关" w:date="2021-05-13T21:40:23Z">
            <w:r>
              <w:rPr/>
              <w:instrText xml:space="preserve"> HYPERLINK \l _Toc6278 </w:instrText>
            </w:r>
          </w:ins>
          <w:ins w:id="416" w:author="关关" w:date="2021-05-13T21:40:23Z">
            <w:r>
              <w:rPr/>
              <w:fldChar w:fldCharType="separate"/>
            </w:r>
          </w:ins>
          <w:ins w:id="417" w:author="关关" w:date="2021-05-13T21:40:23Z">
            <w:r>
              <w:rPr>
                <w:rFonts w:hint="eastAsia"/>
                <w:lang w:val="en-US" w:eastAsia="zh-CN"/>
              </w:rPr>
              <w:t>返回结果：</w:t>
            </w:r>
          </w:ins>
          <w:ins w:id="418" w:author="关关" w:date="2021-05-13T21:40:23Z">
            <w:r>
              <w:rPr/>
              <w:tab/>
            </w:r>
          </w:ins>
          <w:ins w:id="419" w:author="关关" w:date="2021-05-13T21:40:23Z">
            <w:r>
              <w:rPr/>
              <w:fldChar w:fldCharType="begin"/>
            </w:r>
          </w:ins>
          <w:ins w:id="420" w:author="关关" w:date="2021-05-13T21:40:23Z">
            <w:r>
              <w:rPr/>
              <w:instrText xml:space="preserve"> PAGEREF _Toc6278 \h </w:instrText>
            </w:r>
          </w:ins>
          <w:ins w:id="421" w:author="关关" w:date="2021-05-13T21:40:23Z">
            <w:r>
              <w:rPr/>
              <w:fldChar w:fldCharType="separate"/>
            </w:r>
          </w:ins>
          <w:ins w:id="422" w:author="关关" w:date="2021-05-13T21:40:23Z">
            <w:r>
              <w:rPr/>
              <w:t>12</w:t>
            </w:r>
          </w:ins>
          <w:ins w:id="423" w:author="关关" w:date="2021-05-13T21:40:23Z">
            <w:r>
              <w:rPr/>
              <w:fldChar w:fldCharType="end"/>
            </w:r>
          </w:ins>
          <w:ins w:id="424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425" w:author="关关" w:date="2021-05-13T21:40:23Z"/>
            </w:rPr>
          </w:pPr>
          <w:ins w:id="426" w:author="关关" w:date="2021-05-13T21:40:23Z">
            <w:r>
              <w:rPr/>
              <w:fldChar w:fldCharType="begin"/>
            </w:r>
          </w:ins>
          <w:ins w:id="427" w:author="关关" w:date="2021-05-13T21:40:23Z">
            <w:r>
              <w:rPr/>
              <w:instrText xml:space="preserve"> HYPERLINK \l _Toc25561 </w:instrText>
            </w:r>
          </w:ins>
          <w:ins w:id="428" w:author="关关" w:date="2021-05-13T21:40:23Z">
            <w:r>
              <w:rPr/>
              <w:fldChar w:fldCharType="separate"/>
            </w:r>
          </w:ins>
          <w:ins w:id="429" w:author="关关" w:date="2021-05-13T21:40:23Z">
            <w:r>
              <w:rPr>
                <w:rFonts w:hint="eastAsia"/>
                <w:lang w:val="en-US" w:eastAsia="zh-CN"/>
              </w:rPr>
              <w:t>接口示例：</w:t>
            </w:r>
          </w:ins>
          <w:ins w:id="430" w:author="关关" w:date="2021-05-13T21:40:23Z">
            <w:r>
              <w:rPr/>
              <w:tab/>
            </w:r>
          </w:ins>
          <w:ins w:id="431" w:author="关关" w:date="2021-05-13T21:40:23Z">
            <w:r>
              <w:rPr/>
              <w:fldChar w:fldCharType="begin"/>
            </w:r>
          </w:ins>
          <w:ins w:id="432" w:author="关关" w:date="2021-05-13T21:40:23Z">
            <w:r>
              <w:rPr/>
              <w:instrText xml:space="preserve"> PAGEREF _Toc25561 \h </w:instrText>
            </w:r>
          </w:ins>
          <w:ins w:id="433" w:author="关关" w:date="2021-05-13T21:40:23Z">
            <w:r>
              <w:rPr/>
              <w:fldChar w:fldCharType="separate"/>
            </w:r>
          </w:ins>
          <w:ins w:id="434" w:author="关关" w:date="2021-05-13T21:40:23Z">
            <w:r>
              <w:rPr/>
              <w:t>12</w:t>
            </w:r>
          </w:ins>
          <w:ins w:id="435" w:author="关关" w:date="2021-05-13T21:40:23Z">
            <w:r>
              <w:rPr/>
              <w:fldChar w:fldCharType="end"/>
            </w:r>
          </w:ins>
          <w:ins w:id="436" w:author="关关" w:date="2021-05-13T21:40:23Z">
            <w:r>
              <w:rPr/>
              <w:fldChar w:fldCharType="end"/>
            </w:r>
          </w:ins>
        </w:p>
        <w:p>
          <w:pPr>
            <w:pStyle w:val="7"/>
            <w:tabs>
              <w:tab w:val="right" w:leader="dot" w:pos="9746"/>
            </w:tabs>
            <w:rPr>
              <w:ins w:id="437" w:author="关关" w:date="2021-05-13T21:40:23Z"/>
            </w:rPr>
          </w:pPr>
          <w:ins w:id="438" w:author="关关" w:date="2021-05-13T21:40:23Z">
            <w:r>
              <w:rPr/>
              <w:fldChar w:fldCharType="begin"/>
            </w:r>
          </w:ins>
          <w:ins w:id="439" w:author="关关" w:date="2021-05-13T21:40:23Z">
            <w:r>
              <w:rPr/>
              <w:instrText xml:space="preserve"> HYPERLINK \l _Toc18878 </w:instrText>
            </w:r>
          </w:ins>
          <w:ins w:id="440" w:author="关关" w:date="2021-05-13T21:40:23Z">
            <w:r>
              <w:rPr/>
              <w:fldChar w:fldCharType="separate"/>
            </w:r>
          </w:ins>
          <w:ins w:id="441" w:author="关关" w:date="2021-05-13T21:40:23Z">
            <w:r>
              <w:rPr>
                <w:rFonts w:hint="eastAsia"/>
                <w:lang w:val="en-US" w:eastAsia="zh-CN"/>
              </w:rPr>
              <w:t>6查询计件报工记录</w:t>
            </w:r>
          </w:ins>
          <w:ins w:id="442" w:author="关关" w:date="2021-05-13T21:40:23Z">
            <w:r>
              <w:rPr/>
              <w:tab/>
            </w:r>
          </w:ins>
          <w:ins w:id="443" w:author="关关" w:date="2021-05-13T21:40:23Z">
            <w:r>
              <w:rPr/>
              <w:fldChar w:fldCharType="begin"/>
            </w:r>
          </w:ins>
          <w:ins w:id="444" w:author="关关" w:date="2021-05-13T21:40:23Z">
            <w:r>
              <w:rPr/>
              <w:instrText xml:space="preserve"> PAGEREF _Toc18878 \h </w:instrText>
            </w:r>
          </w:ins>
          <w:ins w:id="445" w:author="关关" w:date="2021-05-13T21:40:23Z">
            <w:r>
              <w:rPr/>
              <w:fldChar w:fldCharType="separate"/>
            </w:r>
          </w:ins>
          <w:ins w:id="446" w:author="关关" w:date="2021-05-13T21:40:23Z">
            <w:r>
              <w:rPr/>
              <w:t>13</w:t>
            </w:r>
          </w:ins>
          <w:ins w:id="447" w:author="关关" w:date="2021-05-13T21:40:23Z">
            <w:r>
              <w:rPr/>
              <w:fldChar w:fldCharType="end"/>
            </w:r>
          </w:ins>
          <w:ins w:id="448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449" w:author="关关" w:date="2021-05-13T21:40:23Z"/>
            </w:rPr>
          </w:pPr>
          <w:ins w:id="450" w:author="关关" w:date="2021-05-13T21:40:23Z">
            <w:r>
              <w:rPr/>
              <w:fldChar w:fldCharType="begin"/>
            </w:r>
          </w:ins>
          <w:ins w:id="451" w:author="关关" w:date="2021-05-13T21:40:23Z">
            <w:r>
              <w:rPr/>
              <w:instrText xml:space="preserve"> HYPERLINK \l _Toc12451 </w:instrText>
            </w:r>
          </w:ins>
          <w:ins w:id="452" w:author="关关" w:date="2021-05-13T21:40:23Z">
            <w:r>
              <w:rPr/>
              <w:fldChar w:fldCharType="separate"/>
            </w:r>
          </w:ins>
          <w:ins w:id="453" w:author="关关" w:date="2021-05-13T21:40:23Z">
            <w:r>
              <w:rPr>
                <w:rFonts w:hint="eastAsia"/>
                <w:lang w:val="en-US" w:eastAsia="zh-CN"/>
              </w:rPr>
              <w:t>接口URL：</w:t>
            </w:r>
          </w:ins>
          <w:ins w:id="454" w:author="关关" w:date="2021-05-13T21:40:23Z">
            <w:r>
              <w:rPr/>
              <w:tab/>
            </w:r>
          </w:ins>
          <w:ins w:id="455" w:author="关关" w:date="2021-05-13T21:40:23Z">
            <w:r>
              <w:rPr/>
              <w:fldChar w:fldCharType="begin"/>
            </w:r>
          </w:ins>
          <w:ins w:id="456" w:author="关关" w:date="2021-05-13T21:40:23Z">
            <w:r>
              <w:rPr/>
              <w:instrText xml:space="preserve"> PAGEREF _Toc12451 \h </w:instrText>
            </w:r>
          </w:ins>
          <w:ins w:id="457" w:author="关关" w:date="2021-05-13T21:40:23Z">
            <w:r>
              <w:rPr/>
              <w:fldChar w:fldCharType="separate"/>
            </w:r>
          </w:ins>
          <w:ins w:id="458" w:author="关关" w:date="2021-05-13T21:40:23Z">
            <w:r>
              <w:rPr/>
              <w:t>13</w:t>
            </w:r>
          </w:ins>
          <w:ins w:id="459" w:author="关关" w:date="2021-05-13T21:40:23Z">
            <w:r>
              <w:rPr/>
              <w:fldChar w:fldCharType="end"/>
            </w:r>
          </w:ins>
          <w:ins w:id="460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461" w:author="关关" w:date="2021-05-13T21:40:23Z"/>
            </w:rPr>
          </w:pPr>
          <w:ins w:id="462" w:author="关关" w:date="2021-05-13T21:40:23Z">
            <w:r>
              <w:rPr/>
              <w:fldChar w:fldCharType="begin"/>
            </w:r>
          </w:ins>
          <w:ins w:id="463" w:author="关关" w:date="2021-05-13T21:40:23Z">
            <w:r>
              <w:rPr/>
              <w:instrText xml:space="preserve"> HYPERLINK \l _Toc8614 </w:instrText>
            </w:r>
          </w:ins>
          <w:ins w:id="464" w:author="关关" w:date="2021-05-13T21:40:23Z">
            <w:r>
              <w:rPr/>
              <w:fldChar w:fldCharType="separate"/>
            </w:r>
          </w:ins>
          <w:ins w:id="465" w:author="关关" w:date="2021-05-13T21:40:23Z">
            <w:r>
              <w:rPr>
                <w:rFonts w:hint="eastAsia"/>
                <w:lang w:val="en-US" w:eastAsia="zh-CN"/>
              </w:rPr>
              <w:t>请求参数：</w:t>
            </w:r>
          </w:ins>
          <w:ins w:id="466" w:author="关关" w:date="2021-05-13T21:40:23Z">
            <w:r>
              <w:rPr/>
              <w:tab/>
            </w:r>
          </w:ins>
          <w:ins w:id="467" w:author="关关" w:date="2021-05-13T21:40:23Z">
            <w:r>
              <w:rPr/>
              <w:fldChar w:fldCharType="begin"/>
            </w:r>
          </w:ins>
          <w:ins w:id="468" w:author="关关" w:date="2021-05-13T21:40:23Z">
            <w:r>
              <w:rPr/>
              <w:instrText xml:space="preserve"> PAGEREF _Toc8614 \h </w:instrText>
            </w:r>
          </w:ins>
          <w:ins w:id="469" w:author="关关" w:date="2021-05-13T21:40:23Z">
            <w:r>
              <w:rPr/>
              <w:fldChar w:fldCharType="separate"/>
            </w:r>
          </w:ins>
          <w:ins w:id="470" w:author="关关" w:date="2021-05-13T21:40:23Z">
            <w:r>
              <w:rPr/>
              <w:t>13</w:t>
            </w:r>
          </w:ins>
          <w:ins w:id="471" w:author="关关" w:date="2021-05-13T21:40:23Z">
            <w:r>
              <w:rPr/>
              <w:fldChar w:fldCharType="end"/>
            </w:r>
          </w:ins>
          <w:ins w:id="472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473" w:author="关关" w:date="2021-05-13T21:40:23Z"/>
            </w:rPr>
          </w:pPr>
          <w:ins w:id="474" w:author="关关" w:date="2021-05-13T21:40:23Z">
            <w:r>
              <w:rPr/>
              <w:fldChar w:fldCharType="begin"/>
            </w:r>
          </w:ins>
          <w:ins w:id="475" w:author="关关" w:date="2021-05-13T21:40:23Z">
            <w:r>
              <w:rPr/>
              <w:instrText xml:space="preserve"> HYPERLINK \l _Toc20282 </w:instrText>
            </w:r>
          </w:ins>
          <w:ins w:id="476" w:author="关关" w:date="2021-05-13T21:40:23Z">
            <w:r>
              <w:rPr/>
              <w:fldChar w:fldCharType="separate"/>
            </w:r>
          </w:ins>
          <w:ins w:id="477" w:author="关关" w:date="2021-05-13T21:40:23Z">
            <w:r>
              <w:rPr>
                <w:rFonts w:hint="eastAsia"/>
                <w:lang w:val="en-US" w:eastAsia="zh-CN"/>
              </w:rPr>
              <w:t>请求参数示例：</w:t>
            </w:r>
          </w:ins>
          <w:ins w:id="478" w:author="关关" w:date="2021-05-13T21:40:23Z">
            <w:r>
              <w:rPr/>
              <w:tab/>
            </w:r>
          </w:ins>
          <w:ins w:id="479" w:author="关关" w:date="2021-05-13T21:40:23Z">
            <w:r>
              <w:rPr/>
              <w:fldChar w:fldCharType="begin"/>
            </w:r>
          </w:ins>
          <w:ins w:id="480" w:author="关关" w:date="2021-05-13T21:40:23Z">
            <w:r>
              <w:rPr/>
              <w:instrText xml:space="preserve"> PAGEREF _Toc20282 \h </w:instrText>
            </w:r>
          </w:ins>
          <w:ins w:id="481" w:author="关关" w:date="2021-05-13T21:40:23Z">
            <w:r>
              <w:rPr/>
              <w:fldChar w:fldCharType="separate"/>
            </w:r>
          </w:ins>
          <w:ins w:id="482" w:author="关关" w:date="2021-05-13T21:40:23Z">
            <w:r>
              <w:rPr/>
              <w:t>13</w:t>
            </w:r>
          </w:ins>
          <w:ins w:id="483" w:author="关关" w:date="2021-05-13T21:40:23Z">
            <w:r>
              <w:rPr/>
              <w:fldChar w:fldCharType="end"/>
            </w:r>
          </w:ins>
          <w:ins w:id="484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485" w:author="关关" w:date="2021-05-13T21:40:23Z"/>
            </w:rPr>
          </w:pPr>
          <w:ins w:id="486" w:author="关关" w:date="2021-05-13T21:40:23Z">
            <w:r>
              <w:rPr/>
              <w:fldChar w:fldCharType="begin"/>
            </w:r>
          </w:ins>
          <w:ins w:id="487" w:author="关关" w:date="2021-05-13T21:40:23Z">
            <w:r>
              <w:rPr/>
              <w:instrText xml:space="preserve"> HYPERLINK \l _Toc12179 </w:instrText>
            </w:r>
          </w:ins>
          <w:ins w:id="488" w:author="关关" w:date="2021-05-13T21:40:23Z">
            <w:r>
              <w:rPr/>
              <w:fldChar w:fldCharType="separate"/>
            </w:r>
          </w:ins>
          <w:ins w:id="489" w:author="关关" w:date="2021-05-13T21:40:23Z">
            <w:r>
              <w:rPr>
                <w:rFonts w:hint="eastAsia"/>
                <w:lang w:val="en-US" w:eastAsia="zh-CN"/>
              </w:rPr>
              <w:t>返回结果：</w:t>
            </w:r>
          </w:ins>
          <w:ins w:id="490" w:author="关关" w:date="2021-05-13T21:40:23Z">
            <w:r>
              <w:rPr/>
              <w:tab/>
            </w:r>
          </w:ins>
          <w:ins w:id="491" w:author="关关" w:date="2021-05-13T21:40:23Z">
            <w:r>
              <w:rPr/>
              <w:fldChar w:fldCharType="begin"/>
            </w:r>
          </w:ins>
          <w:ins w:id="492" w:author="关关" w:date="2021-05-13T21:40:23Z">
            <w:r>
              <w:rPr/>
              <w:instrText xml:space="preserve"> PAGEREF _Toc12179 \h </w:instrText>
            </w:r>
          </w:ins>
          <w:ins w:id="493" w:author="关关" w:date="2021-05-13T21:40:23Z">
            <w:r>
              <w:rPr/>
              <w:fldChar w:fldCharType="separate"/>
            </w:r>
          </w:ins>
          <w:ins w:id="494" w:author="关关" w:date="2021-05-13T21:40:23Z">
            <w:r>
              <w:rPr/>
              <w:t>13</w:t>
            </w:r>
          </w:ins>
          <w:ins w:id="495" w:author="关关" w:date="2021-05-13T21:40:23Z">
            <w:r>
              <w:rPr/>
              <w:fldChar w:fldCharType="end"/>
            </w:r>
          </w:ins>
          <w:ins w:id="496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497" w:author="关关" w:date="2021-05-13T21:40:23Z"/>
            </w:rPr>
          </w:pPr>
          <w:ins w:id="498" w:author="关关" w:date="2021-05-13T21:40:23Z">
            <w:r>
              <w:rPr/>
              <w:fldChar w:fldCharType="begin"/>
            </w:r>
          </w:ins>
          <w:ins w:id="499" w:author="关关" w:date="2021-05-13T21:40:23Z">
            <w:r>
              <w:rPr/>
              <w:instrText xml:space="preserve"> HYPERLINK \l _Toc21110 </w:instrText>
            </w:r>
          </w:ins>
          <w:ins w:id="500" w:author="关关" w:date="2021-05-13T21:40:23Z">
            <w:r>
              <w:rPr/>
              <w:fldChar w:fldCharType="separate"/>
            </w:r>
          </w:ins>
          <w:ins w:id="501" w:author="关关" w:date="2021-05-13T21:40:23Z">
            <w:r>
              <w:rPr>
                <w:rFonts w:hint="eastAsia"/>
                <w:lang w:val="en-US" w:eastAsia="zh-CN"/>
              </w:rPr>
              <w:t>接口示例：</w:t>
            </w:r>
          </w:ins>
          <w:ins w:id="502" w:author="关关" w:date="2021-05-13T21:40:23Z">
            <w:r>
              <w:rPr/>
              <w:tab/>
            </w:r>
          </w:ins>
          <w:ins w:id="503" w:author="关关" w:date="2021-05-13T21:40:23Z">
            <w:r>
              <w:rPr/>
              <w:fldChar w:fldCharType="begin"/>
            </w:r>
          </w:ins>
          <w:ins w:id="504" w:author="关关" w:date="2021-05-13T21:40:23Z">
            <w:r>
              <w:rPr/>
              <w:instrText xml:space="preserve"> PAGEREF _Toc21110 \h </w:instrText>
            </w:r>
          </w:ins>
          <w:ins w:id="505" w:author="关关" w:date="2021-05-13T21:40:23Z">
            <w:r>
              <w:rPr/>
              <w:fldChar w:fldCharType="separate"/>
            </w:r>
          </w:ins>
          <w:ins w:id="506" w:author="关关" w:date="2021-05-13T21:40:23Z">
            <w:r>
              <w:rPr/>
              <w:t>15</w:t>
            </w:r>
          </w:ins>
          <w:ins w:id="507" w:author="关关" w:date="2021-05-13T21:40:23Z">
            <w:r>
              <w:rPr/>
              <w:fldChar w:fldCharType="end"/>
            </w:r>
          </w:ins>
          <w:ins w:id="508" w:author="关关" w:date="2021-05-13T21:40:23Z">
            <w:r>
              <w:rPr/>
              <w:fldChar w:fldCharType="end"/>
            </w:r>
          </w:ins>
        </w:p>
        <w:p>
          <w:pPr>
            <w:pStyle w:val="7"/>
            <w:tabs>
              <w:tab w:val="right" w:leader="dot" w:pos="9746"/>
            </w:tabs>
            <w:rPr>
              <w:ins w:id="509" w:author="关关" w:date="2021-05-13T21:40:23Z"/>
            </w:rPr>
          </w:pPr>
          <w:ins w:id="510" w:author="关关" w:date="2021-05-13T21:40:23Z">
            <w:r>
              <w:rPr/>
              <w:fldChar w:fldCharType="begin"/>
            </w:r>
          </w:ins>
          <w:ins w:id="511" w:author="关关" w:date="2021-05-13T21:40:23Z">
            <w:r>
              <w:rPr/>
              <w:instrText xml:space="preserve"> HYPERLINK \l _Toc24692 </w:instrText>
            </w:r>
          </w:ins>
          <w:ins w:id="512" w:author="关关" w:date="2021-05-13T21:40:23Z">
            <w:r>
              <w:rPr/>
              <w:fldChar w:fldCharType="separate"/>
            </w:r>
          </w:ins>
          <w:ins w:id="513" w:author="关关" w:date="2021-05-13T21:40:23Z">
            <w:r>
              <w:rPr>
                <w:rFonts w:hint="eastAsia"/>
                <w:lang w:val="en-US" w:eastAsia="zh-CN"/>
              </w:rPr>
              <w:t>7查询一行报工记录</w:t>
            </w:r>
          </w:ins>
          <w:ins w:id="514" w:author="关关" w:date="2021-05-13T21:40:23Z">
            <w:r>
              <w:rPr/>
              <w:tab/>
            </w:r>
          </w:ins>
          <w:ins w:id="515" w:author="关关" w:date="2021-05-13T21:40:23Z">
            <w:r>
              <w:rPr/>
              <w:fldChar w:fldCharType="begin"/>
            </w:r>
          </w:ins>
          <w:ins w:id="516" w:author="关关" w:date="2021-05-13T21:40:23Z">
            <w:r>
              <w:rPr/>
              <w:instrText xml:space="preserve"> PAGEREF _Toc24692 \h </w:instrText>
            </w:r>
          </w:ins>
          <w:ins w:id="517" w:author="关关" w:date="2021-05-13T21:40:23Z">
            <w:r>
              <w:rPr/>
              <w:fldChar w:fldCharType="separate"/>
            </w:r>
          </w:ins>
          <w:ins w:id="518" w:author="关关" w:date="2021-05-13T21:40:23Z">
            <w:r>
              <w:rPr/>
              <w:t>15</w:t>
            </w:r>
          </w:ins>
          <w:ins w:id="519" w:author="关关" w:date="2021-05-13T21:40:23Z">
            <w:r>
              <w:rPr/>
              <w:fldChar w:fldCharType="end"/>
            </w:r>
          </w:ins>
          <w:ins w:id="520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521" w:author="关关" w:date="2021-05-13T21:40:23Z"/>
            </w:rPr>
          </w:pPr>
          <w:ins w:id="522" w:author="关关" w:date="2021-05-13T21:40:23Z">
            <w:r>
              <w:rPr/>
              <w:fldChar w:fldCharType="begin"/>
            </w:r>
          </w:ins>
          <w:ins w:id="523" w:author="关关" w:date="2021-05-13T21:40:23Z">
            <w:r>
              <w:rPr/>
              <w:instrText xml:space="preserve"> HYPERLINK \l _Toc19254 </w:instrText>
            </w:r>
          </w:ins>
          <w:ins w:id="524" w:author="关关" w:date="2021-05-13T21:40:23Z">
            <w:r>
              <w:rPr/>
              <w:fldChar w:fldCharType="separate"/>
            </w:r>
          </w:ins>
          <w:ins w:id="525" w:author="关关" w:date="2021-05-13T21:40:23Z">
            <w:r>
              <w:rPr>
                <w:rFonts w:hint="eastAsia"/>
                <w:lang w:val="en-US" w:eastAsia="zh-CN"/>
              </w:rPr>
              <w:t>接口URL：</w:t>
            </w:r>
          </w:ins>
          <w:ins w:id="526" w:author="关关" w:date="2021-05-13T21:40:23Z">
            <w:r>
              <w:rPr/>
              <w:tab/>
            </w:r>
          </w:ins>
          <w:ins w:id="527" w:author="关关" w:date="2021-05-13T21:40:23Z">
            <w:r>
              <w:rPr/>
              <w:fldChar w:fldCharType="begin"/>
            </w:r>
          </w:ins>
          <w:ins w:id="528" w:author="关关" w:date="2021-05-13T21:40:23Z">
            <w:r>
              <w:rPr/>
              <w:instrText xml:space="preserve"> PAGEREF _Toc19254 \h </w:instrText>
            </w:r>
          </w:ins>
          <w:ins w:id="529" w:author="关关" w:date="2021-05-13T21:40:23Z">
            <w:r>
              <w:rPr/>
              <w:fldChar w:fldCharType="separate"/>
            </w:r>
          </w:ins>
          <w:ins w:id="530" w:author="关关" w:date="2021-05-13T21:40:23Z">
            <w:r>
              <w:rPr/>
              <w:t>15</w:t>
            </w:r>
          </w:ins>
          <w:ins w:id="531" w:author="关关" w:date="2021-05-13T21:40:23Z">
            <w:r>
              <w:rPr/>
              <w:fldChar w:fldCharType="end"/>
            </w:r>
          </w:ins>
          <w:ins w:id="532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533" w:author="关关" w:date="2021-05-13T21:40:23Z"/>
            </w:rPr>
          </w:pPr>
          <w:ins w:id="534" w:author="关关" w:date="2021-05-13T21:40:23Z">
            <w:r>
              <w:rPr/>
              <w:fldChar w:fldCharType="begin"/>
            </w:r>
          </w:ins>
          <w:ins w:id="535" w:author="关关" w:date="2021-05-13T21:40:23Z">
            <w:r>
              <w:rPr/>
              <w:instrText xml:space="preserve"> HYPERLINK \l _Toc8874 </w:instrText>
            </w:r>
          </w:ins>
          <w:ins w:id="536" w:author="关关" w:date="2021-05-13T21:40:23Z">
            <w:r>
              <w:rPr/>
              <w:fldChar w:fldCharType="separate"/>
            </w:r>
          </w:ins>
          <w:ins w:id="537" w:author="关关" w:date="2021-05-13T21:40:23Z">
            <w:r>
              <w:rPr>
                <w:rFonts w:hint="eastAsia"/>
                <w:lang w:val="en-US" w:eastAsia="zh-CN"/>
              </w:rPr>
              <w:t>请求参数：</w:t>
            </w:r>
          </w:ins>
          <w:ins w:id="538" w:author="关关" w:date="2021-05-13T21:40:23Z">
            <w:r>
              <w:rPr/>
              <w:tab/>
            </w:r>
          </w:ins>
          <w:ins w:id="539" w:author="关关" w:date="2021-05-13T21:40:23Z">
            <w:r>
              <w:rPr/>
              <w:fldChar w:fldCharType="begin"/>
            </w:r>
          </w:ins>
          <w:ins w:id="540" w:author="关关" w:date="2021-05-13T21:40:23Z">
            <w:r>
              <w:rPr/>
              <w:instrText xml:space="preserve"> PAGEREF _Toc8874 \h </w:instrText>
            </w:r>
          </w:ins>
          <w:ins w:id="541" w:author="关关" w:date="2021-05-13T21:40:23Z">
            <w:r>
              <w:rPr/>
              <w:fldChar w:fldCharType="separate"/>
            </w:r>
          </w:ins>
          <w:ins w:id="542" w:author="关关" w:date="2021-05-13T21:40:23Z">
            <w:r>
              <w:rPr/>
              <w:t>15</w:t>
            </w:r>
          </w:ins>
          <w:ins w:id="543" w:author="关关" w:date="2021-05-13T21:40:23Z">
            <w:r>
              <w:rPr/>
              <w:fldChar w:fldCharType="end"/>
            </w:r>
          </w:ins>
          <w:ins w:id="544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545" w:author="关关" w:date="2021-05-13T21:40:23Z"/>
            </w:rPr>
          </w:pPr>
          <w:ins w:id="546" w:author="关关" w:date="2021-05-13T21:40:23Z">
            <w:r>
              <w:rPr/>
              <w:fldChar w:fldCharType="begin"/>
            </w:r>
          </w:ins>
          <w:ins w:id="547" w:author="关关" w:date="2021-05-13T21:40:23Z">
            <w:r>
              <w:rPr/>
              <w:instrText xml:space="preserve"> HYPERLINK \l _Toc4947 </w:instrText>
            </w:r>
          </w:ins>
          <w:ins w:id="548" w:author="关关" w:date="2021-05-13T21:40:23Z">
            <w:r>
              <w:rPr/>
              <w:fldChar w:fldCharType="separate"/>
            </w:r>
          </w:ins>
          <w:ins w:id="549" w:author="关关" w:date="2021-05-13T21:40:23Z">
            <w:r>
              <w:rPr>
                <w:rFonts w:hint="eastAsia"/>
                <w:lang w:val="en-US" w:eastAsia="zh-CN"/>
              </w:rPr>
              <w:t>请求参数示例：</w:t>
            </w:r>
          </w:ins>
          <w:ins w:id="550" w:author="关关" w:date="2021-05-13T21:40:23Z">
            <w:r>
              <w:rPr/>
              <w:tab/>
            </w:r>
          </w:ins>
          <w:ins w:id="551" w:author="关关" w:date="2021-05-13T21:40:23Z">
            <w:r>
              <w:rPr/>
              <w:fldChar w:fldCharType="begin"/>
            </w:r>
          </w:ins>
          <w:ins w:id="552" w:author="关关" w:date="2021-05-13T21:40:23Z">
            <w:r>
              <w:rPr/>
              <w:instrText xml:space="preserve"> PAGEREF _Toc4947 \h </w:instrText>
            </w:r>
          </w:ins>
          <w:ins w:id="553" w:author="关关" w:date="2021-05-13T21:40:23Z">
            <w:r>
              <w:rPr/>
              <w:fldChar w:fldCharType="separate"/>
            </w:r>
          </w:ins>
          <w:ins w:id="554" w:author="关关" w:date="2021-05-13T21:40:23Z">
            <w:r>
              <w:rPr/>
              <w:t>16</w:t>
            </w:r>
          </w:ins>
          <w:ins w:id="555" w:author="关关" w:date="2021-05-13T21:40:23Z">
            <w:r>
              <w:rPr/>
              <w:fldChar w:fldCharType="end"/>
            </w:r>
          </w:ins>
          <w:ins w:id="556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557" w:author="关关" w:date="2021-05-13T21:40:23Z"/>
            </w:rPr>
          </w:pPr>
          <w:ins w:id="558" w:author="关关" w:date="2021-05-13T21:40:23Z">
            <w:r>
              <w:rPr/>
              <w:fldChar w:fldCharType="begin"/>
            </w:r>
          </w:ins>
          <w:ins w:id="559" w:author="关关" w:date="2021-05-13T21:40:23Z">
            <w:r>
              <w:rPr/>
              <w:instrText xml:space="preserve"> HYPERLINK \l _Toc25024 </w:instrText>
            </w:r>
          </w:ins>
          <w:ins w:id="560" w:author="关关" w:date="2021-05-13T21:40:23Z">
            <w:r>
              <w:rPr/>
              <w:fldChar w:fldCharType="separate"/>
            </w:r>
          </w:ins>
          <w:ins w:id="561" w:author="关关" w:date="2021-05-13T21:40:23Z">
            <w:r>
              <w:rPr>
                <w:rFonts w:hint="eastAsia"/>
                <w:lang w:val="en-US" w:eastAsia="zh-CN"/>
              </w:rPr>
              <w:t>返回结果：</w:t>
            </w:r>
          </w:ins>
          <w:ins w:id="562" w:author="关关" w:date="2021-05-13T21:40:23Z">
            <w:r>
              <w:rPr/>
              <w:tab/>
            </w:r>
          </w:ins>
          <w:ins w:id="563" w:author="关关" w:date="2021-05-13T21:40:23Z">
            <w:r>
              <w:rPr/>
              <w:fldChar w:fldCharType="begin"/>
            </w:r>
          </w:ins>
          <w:ins w:id="564" w:author="关关" w:date="2021-05-13T21:40:23Z">
            <w:r>
              <w:rPr/>
              <w:instrText xml:space="preserve"> PAGEREF _Toc25024 \h </w:instrText>
            </w:r>
          </w:ins>
          <w:ins w:id="565" w:author="关关" w:date="2021-05-13T21:40:23Z">
            <w:r>
              <w:rPr/>
              <w:fldChar w:fldCharType="separate"/>
            </w:r>
          </w:ins>
          <w:ins w:id="566" w:author="关关" w:date="2021-05-13T21:40:23Z">
            <w:r>
              <w:rPr/>
              <w:t>16</w:t>
            </w:r>
          </w:ins>
          <w:ins w:id="567" w:author="关关" w:date="2021-05-13T21:40:23Z">
            <w:r>
              <w:rPr/>
              <w:fldChar w:fldCharType="end"/>
            </w:r>
          </w:ins>
          <w:ins w:id="568" w:author="关关" w:date="2021-05-13T21:40:23Z">
            <w:r>
              <w:rPr/>
              <w:fldChar w:fldCharType="end"/>
            </w:r>
          </w:ins>
        </w:p>
        <w:p>
          <w:pPr>
            <w:pStyle w:val="8"/>
            <w:tabs>
              <w:tab w:val="right" w:leader="dot" w:pos="9746"/>
            </w:tabs>
            <w:rPr>
              <w:ins w:id="569" w:author="关关" w:date="2021-05-13T21:40:23Z"/>
            </w:rPr>
          </w:pPr>
          <w:ins w:id="570" w:author="关关" w:date="2021-05-13T21:40:23Z">
            <w:r>
              <w:rPr/>
              <w:fldChar w:fldCharType="begin"/>
            </w:r>
          </w:ins>
          <w:ins w:id="571" w:author="关关" w:date="2021-05-13T21:40:23Z">
            <w:r>
              <w:rPr/>
              <w:instrText xml:space="preserve"> HYPERLINK \l _Toc17646 </w:instrText>
            </w:r>
          </w:ins>
          <w:ins w:id="572" w:author="关关" w:date="2021-05-13T21:40:23Z">
            <w:r>
              <w:rPr/>
              <w:fldChar w:fldCharType="separate"/>
            </w:r>
          </w:ins>
          <w:ins w:id="573" w:author="关关" w:date="2021-05-13T21:40:23Z">
            <w:r>
              <w:rPr>
                <w:rFonts w:hint="eastAsia"/>
                <w:lang w:val="en-US" w:eastAsia="zh-CN"/>
              </w:rPr>
              <w:t>接口示例：</w:t>
            </w:r>
          </w:ins>
          <w:ins w:id="574" w:author="关关" w:date="2021-05-13T21:40:23Z">
            <w:r>
              <w:rPr/>
              <w:tab/>
            </w:r>
          </w:ins>
          <w:ins w:id="575" w:author="关关" w:date="2021-05-13T21:40:23Z">
            <w:r>
              <w:rPr/>
              <w:fldChar w:fldCharType="begin"/>
            </w:r>
          </w:ins>
          <w:ins w:id="576" w:author="关关" w:date="2021-05-13T21:40:23Z">
            <w:r>
              <w:rPr/>
              <w:instrText xml:space="preserve"> PAGEREF _Toc17646 \h </w:instrText>
            </w:r>
          </w:ins>
          <w:ins w:id="577" w:author="关关" w:date="2021-05-13T21:40:23Z">
            <w:r>
              <w:rPr/>
              <w:fldChar w:fldCharType="separate"/>
            </w:r>
          </w:ins>
          <w:ins w:id="578" w:author="关关" w:date="2021-05-13T21:40:23Z">
            <w:r>
              <w:rPr/>
              <w:t>17</w:t>
            </w:r>
          </w:ins>
          <w:ins w:id="579" w:author="关关" w:date="2021-05-13T21:40:23Z">
            <w:r>
              <w:rPr/>
              <w:fldChar w:fldCharType="end"/>
            </w:r>
          </w:ins>
          <w:ins w:id="580" w:author="关关" w:date="2021-05-13T21:40:23Z">
            <w:r>
              <w:rPr/>
              <w:fldChar w:fldCharType="end"/>
            </w:r>
          </w:ins>
        </w:p>
        <w:p>
          <w:r>
            <w:fldChar w:fldCharType="end"/>
          </w:r>
        </w:p>
      </w:sdtContent>
    </w:sdt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bookmarkStart w:id="2" w:name="_Toc11994"/>
      <w:bookmarkStart w:id="3" w:name="_Toc14913"/>
      <w:r>
        <w:rPr>
          <w:rFonts w:hint="eastAsia"/>
          <w:lang w:val="en-US" w:eastAsia="zh-CN"/>
        </w:rPr>
        <w:t>文档正文</w:t>
      </w:r>
      <w:bookmarkEnd w:id="2"/>
      <w:bookmarkEnd w:id="3"/>
    </w:p>
    <w:p>
      <w:pPr>
        <w:pStyle w:val="2"/>
        <w:bidi w:val="0"/>
        <w:rPr>
          <w:rFonts w:hint="eastAsia"/>
          <w:lang w:val="en-US" w:eastAsia="zh-CN"/>
        </w:rPr>
      </w:pPr>
      <w:bookmarkStart w:id="4" w:name="_Toc10172"/>
      <w:bookmarkStart w:id="5" w:name="_Toc15395"/>
      <w:r>
        <w:rPr>
          <w:rFonts w:hint="eastAsia"/>
          <w:lang w:val="en-US" w:eastAsia="zh-CN"/>
        </w:rPr>
        <w:t>接口规范</w:t>
      </w:r>
      <w:bookmarkEnd w:id="4"/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所有请求采用POST</w:t>
      </w:r>
      <w:ins w:id="581" w:author="关关" w:date="2021-05-13T21:11:02Z">
        <w:r>
          <w:rPr>
            <w:rFonts w:hint="eastAsia"/>
            <w:lang w:val="en-US" w:eastAsia="zh-CN"/>
          </w:rPr>
          <w:t>-</w:t>
        </w:r>
      </w:ins>
      <w:ins w:id="582" w:author="关关" w:date="2021-05-13T21:11:03Z">
        <w:r>
          <w:rPr>
            <w:rFonts w:hint="eastAsia"/>
            <w:lang w:val="en-US" w:eastAsia="zh-CN"/>
          </w:rPr>
          <w:t>JSON</w:t>
        </w:r>
      </w:ins>
      <w:r>
        <w:rPr>
          <w:rFonts w:hint="eastAsia"/>
          <w:lang w:val="en-US" w:eastAsia="zh-CN"/>
        </w:rPr>
        <w:t>。</w:t>
      </w:r>
    </w:p>
    <w:p>
      <w:pPr>
        <w:rPr>
          <w:ins w:id="583" w:author="关关" w:date="2021-05-13T21:11:57Z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除了1用户登录接口外，其他接口需要在header中传token参数。</w:t>
      </w:r>
    </w:p>
    <w:p>
      <w:pPr>
        <w:rPr>
          <w:ins w:id="584" w:author="关关" w:date="2021-05-13T21:12:15Z"/>
          <w:rFonts w:hint="eastAsia"/>
          <w:lang w:val="en-US" w:eastAsia="zh-CN"/>
        </w:rPr>
      </w:pPr>
      <w:ins w:id="585" w:author="关关" w:date="2021-05-13T21:12:07Z">
        <w:r>
          <w:rPr>
            <w:rFonts w:hint="eastAsia"/>
            <w:lang w:val="en-US" w:eastAsia="zh-CN"/>
          </w:rPr>
          <w:t>H</w:t>
        </w:r>
      </w:ins>
      <w:ins w:id="586" w:author="关关" w:date="2021-05-13T21:12:09Z">
        <w:r>
          <w:rPr>
            <w:rFonts w:hint="eastAsia"/>
            <w:lang w:val="en-US" w:eastAsia="zh-CN"/>
          </w:rPr>
          <w:t>e</w:t>
        </w:r>
      </w:ins>
      <w:ins w:id="587" w:author="关关" w:date="2021-05-13T21:12:10Z">
        <w:r>
          <w:rPr>
            <w:rFonts w:hint="eastAsia"/>
            <w:lang w:val="en-US" w:eastAsia="zh-CN"/>
          </w:rPr>
          <w:t>ad</w:t>
        </w:r>
      </w:ins>
      <w:ins w:id="588" w:author="关关" w:date="2021-05-13T21:12:11Z">
        <w:r>
          <w:rPr>
            <w:rFonts w:hint="eastAsia"/>
            <w:lang w:val="en-US" w:eastAsia="zh-CN"/>
          </w:rPr>
          <w:t>er</w:t>
        </w:r>
      </w:ins>
      <w:ins w:id="589" w:author="关关" w:date="2021-05-13T21:12:14Z">
        <w:r>
          <w:rPr>
            <w:rFonts w:hint="eastAsia"/>
            <w:lang w:val="en-US" w:eastAsia="zh-CN"/>
          </w:rPr>
          <w:t>参数</w:t>
        </w:r>
      </w:ins>
      <w:ins w:id="590" w:author="关关" w:date="2021-05-13T21:12:15Z">
        <w:r>
          <w:rPr>
            <w:rFonts w:hint="eastAsia"/>
            <w:lang w:val="en-US" w:eastAsia="zh-CN"/>
          </w:rPr>
          <w:t>：</w:t>
        </w:r>
      </w:ins>
    </w:p>
    <w:p>
      <w:pPr>
        <w:rPr>
          <w:rFonts w:hint="default"/>
          <w:lang w:val="en-US" w:eastAsia="zh-CN"/>
        </w:rPr>
      </w:pPr>
      <w:ins w:id="591" w:author="关关" w:date="2021-05-13T21:12:16Z">
        <w:r>
          <w:rPr>
            <w:rFonts w:hint="default"/>
            <w:lang w:val="en-US" w:eastAsia="zh-CN"/>
          </w:rPr>
          <w:t>“Content-Type”: “application/json”</w:t>
        </w:r>
      </w:ins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请求参数规范：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action=表示方法名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返回结构规范：</w:t>
      </w:r>
    </w:p>
    <w:p>
      <w:pPr>
        <w:rPr>
          <w:rFonts w:hint="eastAsia"/>
          <w:color w:val="auto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highlight w:val="none"/>
          <w:shd w:val="clear" w:color="auto" w:fill="auto"/>
          <w:lang w:val="en-US" w:eastAsia="zh-CN"/>
        </w:rPr>
        <w:t>{</w:t>
      </w:r>
    </w:p>
    <w:p>
      <w:pPr>
        <w:rPr>
          <w:rFonts w:hint="eastAsia"/>
          <w:color w:val="auto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highlight w:val="none"/>
          <w:shd w:val="clear" w:color="auto" w:fill="auto"/>
          <w:lang w:val="en-US" w:eastAsia="zh-CN"/>
        </w:rPr>
        <w:t xml:space="preserve">    "code": "0",</w:t>
      </w:r>
    </w:p>
    <w:p>
      <w:pPr>
        <w:rPr>
          <w:rFonts w:hint="eastAsia"/>
          <w:color w:val="auto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highlight w:val="none"/>
          <w:shd w:val="clear" w:color="auto" w:fill="auto"/>
          <w:lang w:val="en-US" w:eastAsia="zh-CN"/>
        </w:rPr>
        <w:t xml:space="preserve">    "message": "ok",</w:t>
      </w:r>
    </w:p>
    <w:p>
      <w:pPr>
        <w:rPr>
          <w:rFonts w:hint="eastAsia"/>
          <w:color w:val="auto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highlight w:val="none"/>
          <w:shd w:val="clear" w:color="auto" w:fill="auto"/>
          <w:lang w:val="en-US" w:eastAsia="zh-CN"/>
        </w:rPr>
        <w:t xml:space="preserve">    "data": ""</w:t>
      </w:r>
    </w:p>
    <w:p>
      <w:pPr>
        <w:rPr>
          <w:rFonts w:hint="eastAsia"/>
          <w:color w:val="auto"/>
          <w:highlight w:val="none"/>
          <w:shd w:val="clear" w:color="auto" w:fill="auto"/>
          <w:lang w:val="en-US" w:eastAsia="zh-CN"/>
        </w:rPr>
      </w:pPr>
      <w:r>
        <w:rPr>
          <w:rFonts w:hint="eastAsia"/>
          <w:color w:val="auto"/>
          <w:highlight w:val="none"/>
          <w:shd w:val="clear" w:color="auto" w:fill="auto"/>
          <w:lang w:val="en-US" w:eastAsia="zh-CN"/>
        </w:rPr>
        <w:t>}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4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code</w:t>
            </w:r>
          </w:p>
        </w:tc>
        <w:tc>
          <w:tcPr>
            <w:tcW w:w="11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状态码：0 表示成功，111表示未登录，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其他值看具体接口定义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message</w:t>
            </w:r>
          </w:p>
        </w:tc>
        <w:tc>
          <w:tcPr>
            <w:tcW w:w="11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消息内容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</w:t>
            </w:r>
          </w:p>
        </w:tc>
        <w:tc>
          <w:tcPr>
            <w:tcW w:w="11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object</w:t>
            </w:r>
          </w:p>
        </w:tc>
        <w:tc>
          <w:tcPr>
            <w:tcW w:w="8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返回的数据，具体类型看接口中定义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6" w:name="_Toc26996"/>
      <w:bookmarkStart w:id="7" w:name="_Toc4774"/>
      <w:r>
        <w:rPr>
          <w:rFonts w:hint="eastAsia"/>
          <w:lang w:val="en-US" w:eastAsia="zh-CN"/>
        </w:rPr>
        <w:t>1用户登录</w:t>
      </w:r>
      <w:bookmarkEnd w:id="6"/>
      <w:bookmarkEnd w:id="7"/>
    </w:p>
    <w:p>
      <w:pPr>
        <w:pStyle w:val="3"/>
        <w:bidi w:val="0"/>
        <w:rPr>
          <w:rFonts w:hint="eastAsia"/>
          <w:lang w:val="en-US" w:eastAsia="zh-CN"/>
        </w:rPr>
      </w:pPr>
      <w:bookmarkStart w:id="8" w:name="_Toc3937"/>
      <w:bookmarkStart w:id="9" w:name="_Toc16855"/>
      <w:r>
        <w:rPr>
          <w:rFonts w:hint="eastAsia"/>
          <w:lang w:val="en-US" w:eastAsia="zh-CN"/>
        </w:rPr>
        <w:t>接口URL：</w:t>
      </w:r>
      <w:bookmarkEnd w:id="8"/>
      <w:bookmarkEnd w:id="9"/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/</w:t>
      </w:r>
      <w:r>
        <w:rPr>
          <w:rFonts w:hint="eastAsia" w:ascii="宋体" w:hAnsi="宋体" w:eastAsia="宋体" w:cs="宋体"/>
          <w:i w:val="0"/>
          <w:iCs w:val="0"/>
          <w:caps w:val="0"/>
          <w:color w:val="505050"/>
          <w:spacing w:val="0"/>
          <w:sz w:val="21"/>
          <w:szCs w:val="21"/>
          <w:shd w:val="clear" w:fill="FFFFFF"/>
        </w:rPr>
        <w:t>Controller/Login.ashx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19404"/>
      <w:bookmarkStart w:id="11" w:name="_Toc1676"/>
      <w:r>
        <w:rPr>
          <w:rFonts w:hint="eastAsia"/>
          <w:lang w:val="en-US" w:eastAsia="zh-CN"/>
        </w:rPr>
        <w:t>请求参数：</w:t>
      </w:r>
      <w:bookmarkEnd w:id="10"/>
      <w:bookmarkEnd w:id="11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4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2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505050"/>
                <w:spacing w:val="0"/>
                <w:sz w:val="21"/>
                <w:szCs w:val="21"/>
                <w:shd w:val="clear" w:fill="FFFFFF"/>
              </w:rPr>
              <w:t>loginCode</w:t>
            </w:r>
          </w:p>
        </w:tc>
        <w:tc>
          <w:tcPr>
            <w:tcW w:w="114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登录账号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505050"/>
                <w:spacing w:val="0"/>
                <w:sz w:val="21"/>
                <w:szCs w:val="21"/>
                <w:shd w:val="clear" w:fill="FFFFFF"/>
              </w:rPr>
              <w:t>password</w:t>
            </w:r>
          </w:p>
        </w:tc>
        <w:tc>
          <w:tcPr>
            <w:tcW w:w="114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密码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2" w:name="_Toc32169"/>
      <w:bookmarkStart w:id="13" w:name="_Toc16964"/>
      <w:r>
        <w:rPr>
          <w:rFonts w:hint="eastAsia"/>
          <w:lang w:val="en-US" w:eastAsia="zh-CN"/>
        </w:rPr>
        <w:t>返回结果：</w:t>
      </w:r>
      <w:bookmarkEnd w:id="12"/>
      <w:bookmarkEnd w:id="13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"code": "0",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"message": "ok",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"data": {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    "token": "af3a48341e5b46eeb017a8371cf8e7db",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    "user_id": 1,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    "user_name": "超级管理员"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}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}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4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token</w:t>
            </w:r>
          </w:p>
        </w:tc>
        <w:tc>
          <w:tcPr>
            <w:tcW w:w="114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Token，本次登录获取的会话令牌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user_id</w:t>
            </w:r>
          </w:p>
        </w:tc>
        <w:tc>
          <w:tcPr>
            <w:tcW w:w="114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user_name</w:t>
            </w:r>
          </w:p>
        </w:tc>
        <w:tc>
          <w:tcPr>
            <w:tcW w:w="114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用户姓名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4" w:name="_Toc7591"/>
      <w:bookmarkStart w:id="15" w:name="_Toc12166"/>
      <w:r>
        <w:rPr>
          <w:rFonts w:hint="eastAsia"/>
          <w:lang w:val="en-US" w:eastAsia="zh-CN"/>
        </w:rPr>
        <w:t>接口示例：</w:t>
      </w:r>
      <w:bookmarkEnd w:id="14"/>
      <w:bookmarkEnd w:id="15"/>
    </w:p>
    <w:p>
      <w:pPr>
        <w:rPr>
          <w:rFonts w:hint="default"/>
          <w:lang w:val="en-US" w:eastAsia="zh-CN"/>
        </w:rPr>
      </w:pPr>
      <w:ins w:id="592" w:author="关关" w:date="2021-05-13T21:20:50Z">
        <w:r>
          <w:rPr/>
          <w:drawing>
            <wp:inline distT="0" distB="0" distL="114300" distR="114300">
              <wp:extent cx="6184265" cy="4248150"/>
              <wp:effectExtent l="0" t="0" r="3175" b="3810"/>
              <wp:docPr id="7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图片 1"/>
                      <pic:cNvPicPr>
                        <a:picLocks noChangeAspect="1"/>
                      </pic:cNvPicPr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84265" cy="4248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pStyle w:val="2"/>
        <w:bidi w:val="0"/>
        <w:rPr>
          <w:rFonts w:hint="eastAsia"/>
          <w:lang w:val="en-US" w:eastAsia="zh-CN"/>
        </w:rPr>
      </w:pPr>
      <w:bookmarkStart w:id="16" w:name="_Toc7196"/>
      <w:bookmarkStart w:id="17" w:name="_Toc3245"/>
      <w:r>
        <w:rPr>
          <w:rFonts w:hint="eastAsia"/>
          <w:lang w:val="en-US" w:eastAsia="zh-CN"/>
        </w:rPr>
        <w:t>2根据人员ID获取姓名</w:t>
      </w:r>
      <w:bookmarkEnd w:id="16"/>
      <w:bookmarkEnd w:id="17"/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18404"/>
      <w:bookmarkStart w:id="19" w:name="_Toc13281"/>
      <w:r>
        <w:rPr>
          <w:rFonts w:hint="eastAsia"/>
          <w:lang w:val="en-US" w:eastAsia="zh-CN"/>
        </w:rPr>
        <w:t>接口URL：</w:t>
      </w:r>
      <w:bookmarkEnd w:id="18"/>
      <w:bookmarkEnd w:id="19"/>
    </w:p>
    <w:p>
      <w:pP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color w:val="4472C4" w:themeColor="accent5"/>
          <w:sz w:val="21"/>
          <w:szCs w:val="21"/>
          <w:lang w:val="en-US" w:eastAsia="zh-CN"/>
          <w14:textFill>
            <w14:solidFill>
              <w14:schemeClr w14:val="accent5"/>
            </w14:solidFill>
          </w14:textFill>
        </w:rPr>
        <w:t>/</w:t>
      </w:r>
      <w:r>
        <w:rPr>
          <w:rFonts w:hint="eastAsia" w:ascii="宋体" w:hAnsi="宋体" w:eastAsia="宋体" w:cs="宋体"/>
          <w:i w:val="0"/>
          <w:iCs w:val="0"/>
          <w:caps w:val="0"/>
          <w:color w:val="4472C4" w:themeColor="accent5"/>
          <w:spacing w:val="0"/>
          <w:sz w:val="21"/>
          <w:szCs w:val="21"/>
          <w:shd w:val="clear" w:fill="FFFFFF"/>
          <w14:textFill>
            <w14:solidFill>
              <w14:schemeClr w14:val="accent5"/>
            </w14:solidFill>
          </w14:textFill>
        </w:rPr>
        <w:t>Controller/WorkNote.ashx?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action=GetUserNameById</w:t>
      </w:r>
    </w:p>
    <w:p>
      <w:pPr>
        <w:rPr>
          <w:rFonts w:hint="default" w:ascii="宋体" w:hAnsi="宋体" w:eastAsia="宋体" w:cs="宋体"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  <w:t>注意这里的</w:t>
      </w:r>
      <w:r>
        <w:rPr>
          <w:rFonts w:hint="eastAsia" w:ascii="宋体" w:hAnsi="宋体" w:eastAsia="宋体" w:cs="宋体"/>
          <w:i w:val="0"/>
          <w:iCs w:val="0"/>
          <w:caps w:val="0"/>
          <w:color w:val="4472C4" w:themeColor="accent5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action</w:t>
      </w:r>
      <w:r>
        <w:rPr>
          <w:rFonts w:hint="eastAsia" w:ascii="宋体" w:hAnsi="宋体" w:eastAsia="宋体" w:cs="宋体"/>
          <w:i w:val="0"/>
          <w:iCs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  <w:t>参数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0" w:name="_Toc18377"/>
      <w:bookmarkStart w:id="21" w:name="_Toc14839"/>
      <w:r>
        <w:rPr>
          <w:rFonts w:hint="eastAsia"/>
          <w:lang w:val="en-US" w:eastAsia="zh-CN"/>
        </w:rPr>
        <w:t>请求参数：</w:t>
      </w:r>
      <w:bookmarkEnd w:id="20"/>
      <w:bookmarkEnd w:id="21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4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userId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人员id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2" w:name="_Toc5203"/>
      <w:bookmarkStart w:id="23" w:name="_Toc19857"/>
      <w:r>
        <w:rPr>
          <w:rFonts w:hint="eastAsia"/>
          <w:lang w:val="en-US" w:eastAsia="zh-CN"/>
        </w:rPr>
        <w:t>返回结果：</w:t>
      </w:r>
      <w:bookmarkEnd w:id="22"/>
      <w:bookmarkEnd w:id="23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"code": "0",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"message": "ok",</w:t>
      </w:r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ins w:id="594" w:author="关关" w:date="2021-05-13T21:17:46Z"/>
          <w:rFonts w:ascii="Consolas" w:hAnsi="Consolas" w:eastAsia="Consolas" w:cs="Consolas"/>
          <w:b w:val="0"/>
          <w:bCs w:val="0"/>
          <w:color w:val="000000"/>
          <w:sz w:val="14"/>
          <w:szCs w:val="14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"data": </w:t>
      </w:r>
      <w:ins w:id="595" w:author="关关" w:date="2021-05-13T21:17:46Z">
        <w:r>
          <w:rPr>
            <w:rFonts w:hint="default" w:ascii="Consolas" w:hAnsi="Consolas" w:eastAsia="Consolas" w:cs="Consolas"/>
            <w:b w:val="0"/>
            <w:bCs w:val="0"/>
            <w:color w:val="000000"/>
            <w:kern w:val="0"/>
            <w:sz w:val="14"/>
            <w:szCs w:val="14"/>
            <w:shd w:val="clear" w:fill="FFFFFE"/>
            <w:lang w:val="en-US" w:eastAsia="zh-CN" w:bidi="ar"/>
          </w:rPr>
          <w:t>[</w:t>
        </w:r>
      </w:ins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ins w:id="596" w:author="关关" w:date="2021-05-13T21:17:46Z"/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ins w:id="597" w:author="关关" w:date="2021-05-13T21:17:46Z">
        <w:r>
          <w:rPr>
            <w:rFonts w:hint="default" w:ascii="Consolas" w:hAnsi="Consolas" w:eastAsia="Consolas" w:cs="Consolas"/>
            <w:b w:val="0"/>
            <w:bCs w:val="0"/>
            <w:color w:val="000000"/>
            <w:kern w:val="0"/>
            <w:sz w:val="14"/>
            <w:szCs w:val="14"/>
            <w:shd w:val="clear" w:fill="FFFFFE"/>
            <w:lang w:val="en-US" w:eastAsia="zh-CN" w:bidi="ar"/>
          </w:rPr>
          <w:t>        {</w:t>
        </w:r>
      </w:ins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ins w:id="598" w:author="关关" w:date="2021-05-13T21:17:46Z"/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ins w:id="599" w:author="关关" w:date="2021-05-13T21:17:46Z">
        <w:r>
          <w:rPr>
            <w:rFonts w:hint="default" w:ascii="Consolas" w:hAnsi="Consolas" w:eastAsia="Consolas" w:cs="Consolas"/>
            <w:b w:val="0"/>
            <w:bCs w:val="0"/>
            <w:color w:val="000000"/>
            <w:kern w:val="0"/>
            <w:sz w:val="14"/>
            <w:szCs w:val="14"/>
            <w:shd w:val="clear" w:fill="FFFFFE"/>
            <w:lang w:val="en-US" w:eastAsia="zh-CN" w:bidi="ar"/>
          </w:rPr>
          <w:t>            </w:t>
        </w:r>
      </w:ins>
      <w:ins w:id="600" w:author="关关" w:date="2021-05-13T21:17:46Z">
        <w:r>
          <w:rPr>
            <w:rFonts w:hint="default" w:ascii="Consolas" w:hAnsi="Consolas" w:eastAsia="Consolas" w:cs="Consolas"/>
            <w:b w:val="0"/>
            <w:bCs w:val="0"/>
            <w:color w:val="A31515"/>
            <w:kern w:val="0"/>
            <w:sz w:val="14"/>
            <w:szCs w:val="14"/>
            <w:shd w:val="clear" w:fill="FFFFFE"/>
            <w:lang w:val="en-US" w:eastAsia="zh-CN" w:bidi="ar"/>
          </w:rPr>
          <w:t>"user_id"</w:t>
        </w:r>
      </w:ins>
      <w:ins w:id="601" w:author="关关" w:date="2021-05-13T21:17:46Z">
        <w:r>
          <w:rPr>
            <w:rFonts w:hint="default" w:ascii="Consolas" w:hAnsi="Consolas" w:eastAsia="Consolas" w:cs="Consolas"/>
            <w:b w:val="0"/>
            <w:bCs w:val="0"/>
            <w:color w:val="000000"/>
            <w:kern w:val="0"/>
            <w:sz w:val="14"/>
            <w:szCs w:val="14"/>
            <w:shd w:val="clear" w:fill="FFFFFE"/>
            <w:lang w:val="en-US" w:eastAsia="zh-CN" w:bidi="ar"/>
          </w:rPr>
          <w:t>: </w:t>
        </w:r>
      </w:ins>
      <w:ins w:id="602" w:author="关关" w:date="2021-05-13T21:17:46Z">
        <w:r>
          <w:rPr>
            <w:rFonts w:hint="default" w:ascii="Consolas" w:hAnsi="Consolas" w:eastAsia="Consolas" w:cs="Consolas"/>
            <w:b w:val="0"/>
            <w:bCs w:val="0"/>
            <w:color w:val="0451A5"/>
            <w:kern w:val="0"/>
            <w:sz w:val="14"/>
            <w:szCs w:val="14"/>
            <w:shd w:val="clear" w:fill="FFFFFE"/>
            <w:lang w:val="en-US" w:eastAsia="zh-CN" w:bidi="ar"/>
          </w:rPr>
          <w:t>"130427"</w:t>
        </w:r>
      </w:ins>
      <w:ins w:id="603" w:author="关关" w:date="2021-05-13T21:17:46Z">
        <w:r>
          <w:rPr>
            <w:rFonts w:hint="default" w:ascii="Consolas" w:hAnsi="Consolas" w:eastAsia="Consolas" w:cs="Consolas"/>
            <w:b w:val="0"/>
            <w:bCs w:val="0"/>
            <w:color w:val="000000"/>
            <w:kern w:val="0"/>
            <w:sz w:val="14"/>
            <w:szCs w:val="14"/>
            <w:shd w:val="clear" w:fill="FFFFFE"/>
            <w:lang w:val="en-US" w:eastAsia="zh-CN" w:bidi="ar"/>
          </w:rPr>
          <w:t>,</w:t>
        </w:r>
      </w:ins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ins w:id="604" w:author="关关" w:date="2021-05-13T21:17:46Z"/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ins w:id="605" w:author="关关" w:date="2021-05-13T21:17:46Z">
        <w:r>
          <w:rPr>
            <w:rFonts w:hint="default" w:ascii="Consolas" w:hAnsi="Consolas" w:eastAsia="Consolas" w:cs="Consolas"/>
            <w:b w:val="0"/>
            <w:bCs w:val="0"/>
            <w:color w:val="000000"/>
            <w:kern w:val="0"/>
            <w:sz w:val="14"/>
            <w:szCs w:val="14"/>
            <w:shd w:val="clear" w:fill="FFFFFE"/>
            <w:lang w:val="en-US" w:eastAsia="zh-CN" w:bidi="ar"/>
          </w:rPr>
          <w:t>            </w:t>
        </w:r>
      </w:ins>
      <w:ins w:id="606" w:author="关关" w:date="2021-05-13T21:17:46Z">
        <w:r>
          <w:rPr>
            <w:rFonts w:hint="default" w:ascii="Consolas" w:hAnsi="Consolas" w:eastAsia="Consolas" w:cs="Consolas"/>
            <w:b w:val="0"/>
            <w:bCs w:val="0"/>
            <w:color w:val="A31515"/>
            <w:kern w:val="0"/>
            <w:sz w:val="14"/>
            <w:szCs w:val="14"/>
            <w:shd w:val="clear" w:fill="FFFFFE"/>
            <w:lang w:val="en-US" w:eastAsia="zh-CN" w:bidi="ar"/>
          </w:rPr>
          <w:t>"user_name"</w:t>
        </w:r>
      </w:ins>
      <w:ins w:id="607" w:author="关关" w:date="2021-05-13T21:17:46Z">
        <w:r>
          <w:rPr>
            <w:rFonts w:hint="default" w:ascii="Consolas" w:hAnsi="Consolas" w:eastAsia="Consolas" w:cs="Consolas"/>
            <w:b w:val="0"/>
            <w:bCs w:val="0"/>
            <w:color w:val="000000"/>
            <w:kern w:val="0"/>
            <w:sz w:val="14"/>
            <w:szCs w:val="14"/>
            <w:shd w:val="clear" w:fill="FFFFFE"/>
            <w:lang w:val="en-US" w:eastAsia="zh-CN" w:bidi="ar"/>
          </w:rPr>
          <w:t>: </w:t>
        </w:r>
      </w:ins>
      <w:ins w:id="608" w:author="关关" w:date="2021-05-13T21:17:46Z">
        <w:r>
          <w:rPr>
            <w:rFonts w:hint="default" w:ascii="Consolas" w:hAnsi="Consolas" w:eastAsia="Consolas" w:cs="Consolas"/>
            <w:b w:val="0"/>
            <w:bCs w:val="0"/>
            <w:color w:val="0451A5"/>
            <w:kern w:val="0"/>
            <w:sz w:val="14"/>
            <w:szCs w:val="14"/>
            <w:shd w:val="clear" w:fill="FFFFFE"/>
            <w:lang w:val="en-US" w:eastAsia="zh-CN" w:bidi="ar"/>
          </w:rPr>
          <w:t>"陈永平"</w:t>
        </w:r>
      </w:ins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ins w:id="609" w:author="关关" w:date="2021-05-13T21:17:46Z"/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ins w:id="610" w:author="关关" w:date="2021-05-13T21:17:46Z">
        <w:r>
          <w:rPr>
            <w:rFonts w:hint="default" w:ascii="Consolas" w:hAnsi="Consolas" w:eastAsia="Consolas" w:cs="Consolas"/>
            <w:b w:val="0"/>
            <w:bCs w:val="0"/>
            <w:color w:val="000000"/>
            <w:kern w:val="0"/>
            <w:sz w:val="14"/>
            <w:szCs w:val="14"/>
            <w:shd w:val="clear" w:fill="FFFFFE"/>
            <w:lang w:val="en-US" w:eastAsia="zh-CN" w:bidi="ar"/>
          </w:rPr>
          <w:t>        }</w:t>
        </w:r>
      </w:ins>
    </w:p>
    <w:p>
      <w:pPr>
        <w:keepNext w:val="0"/>
        <w:keepLines w:val="0"/>
        <w:widowControl/>
        <w:suppressLineNumbers w:val="0"/>
        <w:shd w:val="clear" w:fill="FFFFFE"/>
        <w:spacing w:line="216" w:lineRule="atLeast"/>
        <w:jc w:val="left"/>
        <w:rPr>
          <w:ins w:id="611" w:author="关关" w:date="2021-05-13T21:17:46Z"/>
          <w:rFonts w:hint="default" w:ascii="Consolas" w:hAnsi="Consolas" w:eastAsia="Consolas" w:cs="Consolas"/>
          <w:b w:val="0"/>
          <w:bCs w:val="0"/>
          <w:color w:val="000000"/>
          <w:sz w:val="14"/>
          <w:szCs w:val="14"/>
        </w:rPr>
      </w:pPr>
      <w:ins w:id="612" w:author="关关" w:date="2021-05-13T21:17:46Z">
        <w:r>
          <w:rPr>
            <w:rFonts w:hint="default" w:ascii="Consolas" w:hAnsi="Consolas" w:eastAsia="Consolas" w:cs="Consolas"/>
            <w:b w:val="0"/>
            <w:bCs w:val="0"/>
            <w:color w:val="000000"/>
            <w:kern w:val="0"/>
            <w:sz w:val="14"/>
            <w:szCs w:val="14"/>
            <w:shd w:val="clear" w:fill="FFFFFE"/>
            <w:lang w:val="en-US" w:eastAsia="zh-CN" w:bidi="ar"/>
          </w:rPr>
          <w:t>    ]</w:t>
        </w:r>
      </w:ins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del w:id="613" w:author="关关" w:date="2021-05-13T21:17:46Z">
        <w:r>
          <w:rPr>
            <w:rFonts w:hint="eastAsia" w:asciiTheme="minorEastAsia" w:hAnsiTheme="minorEastAsia" w:eastAsiaTheme="minorEastAsia" w:cstheme="minorEastAsia"/>
            <w:lang w:val="en-US" w:eastAsia="zh-CN"/>
          </w:rPr>
          <w:delText>"陈永平"</w:delText>
        </w:r>
      </w:del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}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4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data</w:t>
            </w:r>
          </w:p>
        </w:tc>
        <w:tc>
          <w:tcPr>
            <w:tcW w:w="1140" w:type="dxa"/>
          </w:tcPr>
          <w:p>
            <w:pPr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del w:id="614" w:author="关关" w:date="2021-05-13T21:17:55Z">
              <w:r>
                <w:rPr>
                  <w:rFonts w:hint="default" w:asciiTheme="minorEastAsia" w:hAnsiTheme="minorEastAsia" w:eastAsia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delText>string</w:delText>
              </w:r>
            </w:del>
            <w:ins w:id="615" w:author="关关" w:date="2021-05-13T21:17:57Z">
              <w:r>
                <w:rPr>
                  <w:rFonts w:hint="eastAsia" w:asciiTheme="minorEastAsia" w:hAnsi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t>数</w:t>
              </w:r>
            </w:ins>
            <w:ins w:id="616" w:author="关关" w:date="2021-05-13T21:18:28Z">
              <w:r>
                <w:rPr>
                  <w:rFonts w:hint="eastAsia" w:asciiTheme="minorEastAsia" w:hAnsi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t>组</w:t>
              </w:r>
            </w:ins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ins w:id="617" w:author="关关" w:date="2021-05-13T21:18:00Z">
              <w:r>
                <w:rPr>
                  <w:rFonts w:hint="eastAsia" w:asciiTheme="minorEastAsia" w:hAnsi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t>人</w:t>
              </w:r>
            </w:ins>
            <w:ins w:id="618" w:author="关关" w:date="2021-05-13T21:18:01Z">
              <w:r>
                <w:rPr>
                  <w:rFonts w:hint="eastAsia" w:asciiTheme="minorEastAsia" w:hAnsi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t>员</w:t>
              </w:r>
            </w:ins>
            <w:ins w:id="619" w:author="关关" w:date="2021-05-13T21:18:32Z">
              <w:r>
                <w:rPr>
                  <w:rFonts w:hint="eastAsia" w:asciiTheme="minorEastAsia" w:hAnsi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t>信息</w:t>
              </w:r>
            </w:ins>
            <w:del w:id="620" w:author="关关" w:date="2021-05-13T21:18:38Z"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delText>人员</w:delText>
              </w:r>
            </w:del>
            <w:del w:id="621" w:author="关关" w:date="2021-05-13T21:18:38Z">
              <w:r>
                <w:rPr>
                  <w:rFonts w:hint="eastAsia" w:asciiTheme="minorEastAsia" w:hAnsi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delText>姓名</w:delText>
              </w:r>
            </w:del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622" w:author="关关" w:date="2021-05-13T21:18:19Z"/>
        </w:trPr>
        <w:tc>
          <w:tcPr>
            <w:tcW w:w="1224" w:type="dxa"/>
          </w:tcPr>
          <w:p>
            <w:pPr>
              <w:rPr>
                <w:ins w:id="623" w:author="关关" w:date="2021-05-13T21:18:19Z"/>
                <w:rFonts w:hint="default" w:asciiTheme="minorEastAsia" w:hAnsiTheme="minorEastAsia" w:eastAsiaTheme="minorEastAsia" w:cstheme="minorEastAsia"/>
                <w:lang w:val="en-US" w:eastAsia="zh-CN"/>
              </w:rPr>
            </w:pPr>
            <w:ins w:id="624" w:author="关关" w:date="2021-05-13T21:19:14Z">
              <w:r>
                <w:rPr>
                  <w:rFonts w:hint="eastAsia" w:asciiTheme="minorEastAsia" w:hAnsiTheme="minorEastAsia" w:cstheme="minorEastAsia"/>
                  <w:lang w:val="en-US" w:eastAsia="zh-CN"/>
                </w:rPr>
                <w:t>u</w:t>
              </w:r>
            </w:ins>
            <w:ins w:id="625" w:author="关关" w:date="2021-05-13T21:19:05Z">
              <w:r>
                <w:rPr>
                  <w:rFonts w:hint="eastAsia" w:asciiTheme="minorEastAsia" w:hAnsiTheme="minorEastAsia" w:cstheme="minorEastAsia"/>
                  <w:lang w:val="en-US" w:eastAsia="zh-CN"/>
                </w:rPr>
                <w:t>ser</w:t>
              </w:r>
            </w:ins>
            <w:ins w:id="626" w:author="关关" w:date="2021-05-13T21:19:06Z">
              <w:r>
                <w:rPr>
                  <w:rFonts w:hint="eastAsia" w:asciiTheme="minorEastAsia" w:hAnsiTheme="minorEastAsia" w:cstheme="minorEastAsia"/>
                  <w:lang w:val="en-US" w:eastAsia="zh-CN"/>
                </w:rPr>
                <w:t>_id</w:t>
              </w:r>
            </w:ins>
          </w:p>
        </w:tc>
        <w:tc>
          <w:tcPr>
            <w:tcW w:w="1140" w:type="dxa"/>
          </w:tcPr>
          <w:p>
            <w:pPr>
              <w:rPr>
                <w:ins w:id="627" w:author="关关" w:date="2021-05-13T21:18:19Z"/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ins w:id="628" w:author="关关" w:date="2021-05-13T21:18:58Z">
              <w:r>
                <w:rPr>
                  <w:rFonts w:hint="eastAsia" w:asciiTheme="minorEastAsia" w:hAnsi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t>str</w:t>
              </w:r>
            </w:ins>
            <w:ins w:id="629" w:author="关关" w:date="2021-05-13T21:18:59Z">
              <w:r>
                <w:rPr>
                  <w:rFonts w:hint="eastAsia" w:asciiTheme="minorEastAsia" w:hAnsi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t>ing</w:t>
              </w:r>
            </w:ins>
          </w:p>
        </w:tc>
        <w:tc>
          <w:tcPr>
            <w:tcW w:w="810" w:type="dxa"/>
          </w:tcPr>
          <w:p>
            <w:pPr>
              <w:rPr>
                <w:ins w:id="630" w:author="关关" w:date="2021-05-13T21:18:19Z"/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ins w:id="631" w:author="关关" w:date="2021-05-13T21:18:52Z">
              <w:r>
                <w:rPr>
                  <w:rFonts w:hint="eastAsia" w:asciiTheme="minorEastAsia" w:hAnsi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t>是</w:t>
              </w:r>
            </w:ins>
          </w:p>
        </w:tc>
        <w:tc>
          <w:tcPr>
            <w:tcW w:w="5348" w:type="dxa"/>
          </w:tcPr>
          <w:p>
            <w:pPr>
              <w:rPr>
                <w:ins w:id="632" w:author="关关" w:date="2021-05-13T21:18:19Z"/>
                <w:rFonts w:hint="default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ins w:id="633" w:author="关关" w:date="2021-05-13T21:18:47Z">
              <w:r>
                <w:rPr>
                  <w:rFonts w:hint="eastAsia" w:asciiTheme="minorEastAsia" w:hAnsi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t>人</w:t>
              </w:r>
            </w:ins>
            <w:ins w:id="634" w:author="关关" w:date="2021-05-13T21:18:48Z">
              <w:r>
                <w:rPr>
                  <w:rFonts w:hint="eastAsia" w:asciiTheme="minorEastAsia" w:hAnsi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t>员</w:t>
              </w:r>
            </w:ins>
            <w:ins w:id="635" w:author="关关" w:date="2021-05-13T21:18:49Z">
              <w:r>
                <w:rPr>
                  <w:rFonts w:hint="eastAsia" w:asciiTheme="minorEastAsia" w:hAnsi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t>id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636" w:author="关关" w:date="2021-05-13T21:18:18Z"/>
        </w:trPr>
        <w:tc>
          <w:tcPr>
            <w:tcW w:w="1224" w:type="dxa"/>
          </w:tcPr>
          <w:p>
            <w:pPr>
              <w:rPr>
                <w:ins w:id="637" w:author="关关" w:date="2021-05-13T21:18:18Z"/>
                <w:rFonts w:hint="default" w:asciiTheme="minorEastAsia" w:hAnsiTheme="minorEastAsia" w:eastAsiaTheme="minorEastAsia" w:cstheme="minorEastAsia"/>
                <w:lang w:val="en-US" w:eastAsia="zh-CN"/>
              </w:rPr>
            </w:pPr>
            <w:ins w:id="638" w:author="关关" w:date="2021-05-13T21:19:13Z">
              <w:r>
                <w:rPr>
                  <w:rFonts w:hint="eastAsia" w:asciiTheme="minorEastAsia" w:hAnsiTheme="minorEastAsia" w:cstheme="minorEastAsia"/>
                  <w:lang w:val="en-US" w:eastAsia="zh-CN"/>
                </w:rPr>
                <w:t>u</w:t>
              </w:r>
            </w:ins>
            <w:ins w:id="639" w:author="关关" w:date="2021-05-13T21:19:08Z">
              <w:r>
                <w:rPr>
                  <w:rFonts w:hint="eastAsia" w:asciiTheme="minorEastAsia" w:hAnsiTheme="minorEastAsia" w:cstheme="minorEastAsia"/>
                  <w:lang w:val="en-US" w:eastAsia="zh-CN"/>
                </w:rPr>
                <w:t>ser_</w:t>
              </w:r>
            </w:ins>
            <w:ins w:id="640" w:author="关关" w:date="2021-05-13T21:19:09Z">
              <w:r>
                <w:rPr>
                  <w:rFonts w:hint="eastAsia" w:asciiTheme="minorEastAsia" w:hAnsiTheme="minorEastAsia" w:cstheme="minorEastAsia"/>
                  <w:lang w:val="en-US" w:eastAsia="zh-CN"/>
                </w:rPr>
                <w:t>n</w:t>
              </w:r>
            </w:ins>
            <w:ins w:id="641" w:author="关关" w:date="2021-05-13T21:19:10Z">
              <w:r>
                <w:rPr>
                  <w:rFonts w:hint="eastAsia" w:asciiTheme="minorEastAsia" w:hAnsiTheme="minorEastAsia" w:cstheme="minorEastAsia"/>
                  <w:lang w:val="en-US" w:eastAsia="zh-CN"/>
                </w:rPr>
                <w:t>ame</w:t>
              </w:r>
            </w:ins>
          </w:p>
        </w:tc>
        <w:tc>
          <w:tcPr>
            <w:tcW w:w="1140" w:type="dxa"/>
          </w:tcPr>
          <w:p>
            <w:pPr>
              <w:rPr>
                <w:ins w:id="642" w:author="关关" w:date="2021-05-13T21:18:18Z"/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ins w:id="643" w:author="关关" w:date="2021-05-13T21:19:02Z">
              <w:r>
                <w:rPr>
                  <w:rFonts w:hint="eastAsia" w:asciiTheme="minorEastAsia" w:hAnsi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t>string</w:t>
              </w:r>
            </w:ins>
          </w:p>
        </w:tc>
        <w:tc>
          <w:tcPr>
            <w:tcW w:w="810" w:type="dxa"/>
          </w:tcPr>
          <w:p>
            <w:pPr>
              <w:rPr>
                <w:ins w:id="644" w:author="关关" w:date="2021-05-13T21:18:18Z"/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ins w:id="645" w:author="关关" w:date="2021-05-13T21:18:54Z">
              <w:r>
                <w:rPr>
                  <w:rFonts w:hint="eastAsia" w:asciiTheme="minorEastAsia" w:hAnsi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t>是</w:t>
              </w:r>
            </w:ins>
          </w:p>
        </w:tc>
        <w:tc>
          <w:tcPr>
            <w:tcW w:w="5348" w:type="dxa"/>
          </w:tcPr>
          <w:p>
            <w:pPr>
              <w:rPr>
                <w:ins w:id="646" w:author="关关" w:date="2021-05-13T21:18:18Z"/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ins w:id="647" w:author="关关" w:date="2021-05-13T21:18:38Z">
              <w:r>
                <w:rPr>
                  <w:rFonts w:hint="eastAsia" w:asciiTheme="minorEastAsia" w:hAnsiTheme="minorEastAsia" w:eastAsia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t>人员</w:t>
              </w:r>
            </w:ins>
            <w:ins w:id="648" w:author="关关" w:date="2021-05-13T21:18:38Z">
              <w:r>
                <w:rPr>
                  <w:rFonts w:hint="eastAsia" w:asciiTheme="minorEastAsia" w:hAnsi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t>姓名</w:t>
              </w:r>
            </w:ins>
          </w:p>
        </w:tc>
      </w:tr>
    </w:tbl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4" w:name="_Toc2104"/>
      <w:bookmarkStart w:id="25" w:name="_Toc5728"/>
      <w:r>
        <w:rPr>
          <w:rFonts w:hint="eastAsia"/>
          <w:lang w:val="en-US" w:eastAsia="zh-CN"/>
        </w:rPr>
        <w:t>接口示例：</w:t>
      </w:r>
      <w:bookmarkEnd w:id="24"/>
      <w:bookmarkEnd w:id="25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ins w:id="649" w:author="关关" w:date="2021-05-13T21:22:36Z">
        <w:r>
          <w:rPr>
            <w:rFonts w:hint="eastAsia" w:asciiTheme="minorEastAsia" w:hAnsiTheme="minorEastAsia" w:cstheme="minorEastAsia"/>
            <w:lang w:val="en-US" w:eastAsia="zh-CN"/>
          </w:rPr>
          <w:t>请求</w:t>
        </w:r>
      </w:ins>
      <w:ins w:id="650" w:author="关关" w:date="2021-05-13T21:22:37Z">
        <w:r>
          <w:rPr>
            <w:rFonts w:hint="eastAsia" w:asciiTheme="minorEastAsia" w:hAnsiTheme="minorEastAsia" w:cstheme="minorEastAsia"/>
            <w:lang w:val="en-US" w:eastAsia="zh-CN"/>
          </w:rPr>
          <w:t>J</w:t>
        </w:r>
      </w:ins>
      <w:ins w:id="651" w:author="关关" w:date="2021-05-13T21:22:38Z">
        <w:r>
          <w:rPr>
            <w:rFonts w:hint="eastAsia" w:asciiTheme="minorEastAsia" w:hAnsiTheme="minorEastAsia" w:cstheme="minorEastAsia"/>
            <w:lang w:val="en-US" w:eastAsia="zh-CN"/>
          </w:rPr>
          <w:t>SON</w:t>
        </w:r>
      </w:ins>
      <w:del w:id="652" w:author="关关" w:date="2021-05-13T21:22:13Z">
        <w:r>
          <w:rPr>
            <w:rFonts w:hint="eastAsia" w:asciiTheme="minorEastAsia" w:hAnsiTheme="minorEastAsia" w:eastAsiaTheme="minorEastAsia" w:cstheme="minorEastAsia"/>
            <w:lang w:val="en-US" w:eastAsia="zh-CN"/>
          </w:rPr>
          <w:delText>Body</w:delText>
        </w:r>
      </w:del>
      <w:del w:id="653" w:author="关关" w:date="2021-05-13T21:22:12Z">
        <w:r>
          <w:rPr>
            <w:rFonts w:hint="eastAsia" w:asciiTheme="minorEastAsia" w:hAnsiTheme="minorEastAsia" w:eastAsiaTheme="minorEastAsia" w:cstheme="minorEastAsia"/>
            <w:lang w:val="en-US" w:eastAsia="zh-CN"/>
          </w:rPr>
          <w:delText>-form</w:delText>
        </w:r>
      </w:del>
      <w:del w:id="654" w:author="关关" w:date="2021-05-13T21:22:11Z">
        <w:r>
          <w:rPr>
            <w:rFonts w:hint="eastAsia" w:asciiTheme="minorEastAsia" w:hAnsiTheme="minorEastAsia" w:eastAsiaTheme="minorEastAsia" w:cstheme="minorEastAsia"/>
            <w:lang w:val="en-US" w:eastAsia="zh-CN"/>
          </w:rPr>
          <w:delText>-data</w:delText>
        </w:r>
      </w:del>
      <w:r>
        <w:rPr>
          <w:rFonts w:hint="eastAsia" w:asciiTheme="minorEastAsia" w:hAnsiTheme="minorEastAsia" w:eastAsiaTheme="minorEastAsia" w:cstheme="minorEastAsia"/>
          <w:lang w:val="en-US" w:eastAsia="zh-CN"/>
        </w:rPr>
        <w:t>参数：</w:t>
      </w:r>
    </w:p>
    <w:p>
      <w:ins w:id="655" w:author="关关" w:date="2021-05-13T21:22:22Z">
        <w:r>
          <w:rPr/>
          <w:drawing>
            <wp:inline distT="0" distB="0" distL="114300" distR="114300">
              <wp:extent cx="6185535" cy="3746500"/>
              <wp:effectExtent l="0" t="0" r="1905" b="2540"/>
              <wp:docPr id="9" name="图片 9" descr="1620912117(1)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图片 9" descr="1620912117(1)"/>
                      <pic:cNvPicPr>
                        <a:picLocks noChangeAspect="1"/>
                      </pic:cNvPicPr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85535" cy="37465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657" w:author="关关" w:date="2021-05-13T21:22:21Z">
        <w:r>
          <w:rPr/>
          <w:drawing>
            <wp:inline distT="0" distB="0" distL="114300" distR="114300">
              <wp:extent cx="6181725" cy="3173730"/>
              <wp:effectExtent l="0" t="0" r="9525" b="7620"/>
              <wp:docPr id="3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图片 2"/>
                      <pic:cNvPicPr>
                        <a:picLocks noChangeAspect="1"/>
                      </pic:cNvPicPr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81725" cy="3173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Headers参数：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token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74105" cy="3328670"/>
            <wp:effectExtent l="0" t="0" r="17145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26" w:name="_Toc9585"/>
      <w:bookmarkStart w:id="27" w:name="_Toc4492"/>
      <w:r>
        <w:rPr>
          <w:rFonts w:hint="eastAsia"/>
          <w:lang w:val="en-US" w:eastAsia="zh-CN"/>
        </w:rPr>
        <w:t>3根据工序二维码内容获取工序和产品信息</w:t>
      </w:r>
      <w:bookmarkEnd w:id="26"/>
      <w:bookmarkEnd w:id="27"/>
    </w:p>
    <w:p>
      <w:pPr>
        <w:pStyle w:val="3"/>
        <w:bidi w:val="0"/>
        <w:rPr>
          <w:rFonts w:hint="eastAsia"/>
          <w:lang w:val="en-US" w:eastAsia="zh-CN"/>
        </w:rPr>
      </w:pPr>
      <w:bookmarkStart w:id="28" w:name="_Toc4796"/>
      <w:bookmarkStart w:id="29" w:name="_Toc15857"/>
      <w:r>
        <w:rPr>
          <w:rFonts w:hint="eastAsia"/>
          <w:lang w:val="en-US" w:eastAsia="zh-CN"/>
        </w:rPr>
        <w:t>接口URL：</w:t>
      </w:r>
      <w:bookmarkEnd w:id="28"/>
      <w:bookmarkEnd w:id="29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4472C4" w:themeColor="accent5"/>
          <w:sz w:val="21"/>
          <w:szCs w:val="21"/>
          <w:lang w:val="en-US" w:eastAsia="zh-CN"/>
          <w14:textFill>
            <w14:solidFill>
              <w14:schemeClr w14:val="accent5"/>
            </w14:solidFill>
          </w14:textFill>
        </w:rPr>
        <w:t>/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472C4" w:themeColor="accent5"/>
          <w:spacing w:val="0"/>
          <w:sz w:val="21"/>
          <w:szCs w:val="21"/>
          <w:shd w:val="clear" w:fill="FFFFFF"/>
          <w14:textFill>
            <w14:solidFill>
              <w14:schemeClr w14:val="accent5"/>
            </w14:solidFill>
          </w14:textFill>
        </w:rPr>
        <w:t>Controller/WorkNote.ashx?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action=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</w:rPr>
        <w:t>GetProcessInfo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0" w:name="_Toc11493"/>
      <w:bookmarkStart w:id="31" w:name="_Toc17144"/>
      <w:r>
        <w:rPr>
          <w:rFonts w:hint="eastAsia"/>
          <w:lang w:val="en-US" w:eastAsia="zh-CN"/>
        </w:rPr>
        <w:t>请求参数：</w:t>
      </w:r>
      <w:bookmarkEnd w:id="30"/>
      <w:bookmarkEnd w:id="31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4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 w:ascii="Helvetica" w:hAnsi="Helvetica" w:eastAsia="宋体" w:cs="Helvetica"/>
                <w:i w:val="0"/>
                <w:iCs w:val="0"/>
                <w:caps w:val="0"/>
                <w:color w:val="505050"/>
                <w:spacing w:val="0"/>
                <w:sz w:val="18"/>
                <w:szCs w:val="18"/>
                <w:shd w:val="clear" w:fill="FFFFFF"/>
                <w:lang w:val="en-US" w:eastAsia="zh-CN"/>
              </w:rPr>
              <w:t>json</w:t>
            </w:r>
          </w:p>
        </w:tc>
        <w:tc>
          <w:tcPr>
            <w:tcW w:w="11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del w:id="659" w:author="关关" w:date="2021-05-13T21:23:08Z">
              <w:r>
                <w:rPr>
                  <w:rFonts w:hint="default"/>
                  <w:vertAlign w:val="baseline"/>
                  <w:lang w:val="en-US" w:eastAsia="zh-CN"/>
                </w:rPr>
                <w:delText>string</w:delText>
              </w:r>
            </w:del>
            <w:ins w:id="660" w:author="关关" w:date="2021-05-13T21:23:08Z">
              <w:r>
                <w:rPr>
                  <w:rFonts w:hint="eastAsia"/>
                  <w:vertAlign w:val="baseline"/>
                  <w:lang w:val="en-US" w:eastAsia="zh-CN"/>
                </w:rPr>
                <w:t>json</w:t>
              </w:r>
            </w:ins>
          </w:p>
        </w:tc>
        <w:tc>
          <w:tcPr>
            <w:tcW w:w="8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二维码内容</w:t>
            </w:r>
          </w:p>
        </w:tc>
      </w:tr>
    </w:tbl>
    <w:p>
      <w:pPr>
        <w:pStyle w:val="3"/>
        <w:rPr>
          <w:ins w:id="662" w:author="关关" w:date="2021-05-13T21:25:17Z"/>
          <w:rFonts w:hint="eastAsia"/>
          <w:lang w:val="en-US" w:eastAsia="zh-CN"/>
        </w:rPr>
        <w:pPrChange w:id="661" w:author="关关" w:date="2021-05-13T21:25:21Z">
          <w:pPr/>
        </w:pPrChange>
      </w:pPr>
      <w:ins w:id="663" w:author="关关" w:date="2021-05-13T21:25:10Z">
        <w:bookmarkStart w:id="32" w:name="_Toc10607"/>
        <w:r>
          <w:rPr>
            <w:rFonts w:hint="eastAsia"/>
            <w:lang w:val="en-US" w:eastAsia="zh-CN"/>
          </w:rPr>
          <w:t>请求</w:t>
        </w:r>
      </w:ins>
      <w:ins w:id="664" w:author="关关" w:date="2021-05-13T21:25:11Z">
        <w:r>
          <w:rPr>
            <w:rFonts w:hint="eastAsia"/>
            <w:lang w:val="en-US" w:eastAsia="zh-CN"/>
          </w:rPr>
          <w:t>参数</w:t>
        </w:r>
      </w:ins>
      <w:ins w:id="665" w:author="关关" w:date="2021-05-13T21:25:15Z">
        <w:r>
          <w:rPr>
            <w:rFonts w:hint="eastAsia"/>
            <w:lang w:val="en-US" w:eastAsia="zh-CN"/>
          </w:rPr>
          <w:t>示</w:t>
        </w:r>
      </w:ins>
      <w:ins w:id="666" w:author="关关" w:date="2021-05-13T21:25:16Z">
        <w:r>
          <w:rPr>
            <w:rFonts w:hint="eastAsia"/>
            <w:lang w:val="en-US" w:eastAsia="zh-CN"/>
          </w:rPr>
          <w:t>例</w:t>
        </w:r>
      </w:ins>
      <w:ins w:id="667" w:author="关关" w:date="2021-05-13T21:25:17Z">
        <w:r>
          <w:rPr>
            <w:rFonts w:hint="eastAsia"/>
            <w:lang w:val="en-US" w:eastAsia="zh-CN"/>
          </w:rPr>
          <w:t>：</w:t>
        </w:r>
        <w:bookmarkEnd w:id="32"/>
      </w:ins>
    </w:p>
    <w:p>
      <w:pPr>
        <w:rPr>
          <w:rFonts w:hint="default"/>
          <w:lang w:val="en-US" w:eastAsia="zh-CN"/>
        </w:rPr>
      </w:pPr>
      <w:ins w:id="668" w:author="关关" w:date="2021-05-13T21:25:35Z">
        <w:r>
          <w:rPr>
            <w:rFonts w:hint="default"/>
            <w:lang w:val="en-US" w:eastAsia="zh-CN"/>
          </w:rPr>
          <w:t>{"zlh":"WD20190065","pid":"53"}</w:t>
        </w:r>
      </w:ins>
    </w:p>
    <w:p>
      <w:pPr>
        <w:pStyle w:val="3"/>
        <w:bidi w:val="0"/>
        <w:rPr>
          <w:rFonts w:hint="eastAsia"/>
          <w:lang w:val="en-US" w:eastAsia="zh-CN"/>
        </w:rPr>
      </w:pPr>
      <w:bookmarkStart w:id="33" w:name="_Toc25982"/>
      <w:bookmarkStart w:id="34" w:name="_Toc6363"/>
      <w:r>
        <w:rPr>
          <w:rFonts w:hint="eastAsia"/>
          <w:lang w:val="en-US" w:eastAsia="zh-CN"/>
        </w:rPr>
        <w:t>返回结果：</w:t>
      </w:r>
      <w:bookmarkEnd w:id="33"/>
      <w:bookmarkEnd w:id="34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"code": "0",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"message": "ok",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"data": {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"make_id": "WD20190065",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"ke_bie": "成型课",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"product_id": "6MW6462-2058-SC",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"process_id": "53",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"process_no": "1",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"process_name": "切割"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}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}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505050"/>
                <w:spacing w:val="0"/>
                <w:sz w:val="21"/>
                <w:szCs w:val="21"/>
                <w:shd w:val="clear" w:fill="FFFFFF"/>
                <w:lang w:val="en-US" w:eastAsia="zh-CN"/>
              </w:rPr>
              <w:t>make_id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制造令id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50505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ke_bie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课别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50505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product_id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产品id（产品编号）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50505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process_id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工序id，多个时用英文逗号分隔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50505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process_no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工序编号，多个时用英文逗号分隔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50505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process_name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工序名称，多个时用英文逗号分隔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bookmarkStart w:id="35" w:name="_Toc24295"/>
      <w:bookmarkStart w:id="36" w:name="_Toc6098"/>
      <w:r>
        <w:rPr>
          <w:rFonts w:hint="eastAsia"/>
          <w:lang w:val="en-US" w:eastAsia="zh-CN"/>
        </w:rPr>
        <w:t>接口示例：</w:t>
      </w:r>
      <w:bookmarkEnd w:id="35"/>
      <w:bookmarkEnd w:id="36"/>
    </w:p>
    <w:p>
      <w:pPr>
        <w:rPr>
          <w:rFonts w:hint="default"/>
          <w:lang w:val="en-US" w:eastAsia="zh-CN"/>
        </w:rPr>
      </w:pPr>
      <w:ins w:id="669" w:author="关关" w:date="2021-05-13T21:24:16Z">
        <w:r>
          <w:rPr/>
          <w:drawing>
            <wp:inline distT="0" distB="0" distL="114300" distR="114300">
              <wp:extent cx="6186170" cy="3826510"/>
              <wp:effectExtent l="0" t="0" r="1270" b="13970"/>
              <wp:docPr id="10" name="图片 10" descr="1620912239(1)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图片 10" descr="1620912239(1)"/>
                      <pic:cNvPicPr>
                        <a:picLocks noChangeAspect="1"/>
                      </pic:cNvPicPr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86170" cy="38265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671" w:author="关关" w:date="2021-05-13T21:24:11Z">
        <w:r>
          <w:rPr/>
          <w:drawing>
            <wp:inline distT="0" distB="0" distL="114300" distR="114300">
              <wp:extent cx="6172835" cy="3322955"/>
              <wp:effectExtent l="0" t="0" r="18415" b="10795"/>
              <wp:docPr id="5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图片 4"/>
                      <pic:cNvPicPr>
                        <a:picLocks noChangeAspect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72835" cy="3322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pStyle w:val="2"/>
        <w:bidi w:val="0"/>
        <w:rPr>
          <w:rFonts w:hint="eastAsia"/>
          <w:lang w:val="en-US" w:eastAsia="zh-CN"/>
        </w:rPr>
      </w:pPr>
      <w:bookmarkStart w:id="37" w:name="_Toc8122"/>
      <w:bookmarkStart w:id="38" w:name="_Toc21034"/>
      <w:r>
        <w:rPr>
          <w:rFonts w:hint="eastAsia"/>
          <w:lang w:val="en-US" w:eastAsia="zh-CN"/>
        </w:rPr>
        <w:t>4新增保存计件报工</w:t>
      </w:r>
      <w:bookmarkEnd w:id="37"/>
      <w:bookmarkEnd w:id="38"/>
    </w:p>
    <w:p>
      <w:pPr>
        <w:pStyle w:val="3"/>
        <w:bidi w:val="0"/>
        <w:rPr>
          <w:rFonts w:hint="eastAsia"/>
          <w:lang w:val="en-US" w:eastAsia="zh-CN"/>
        </w:rPr>
      </w:pPr>
      <w:bookmarkStart w:id="39" w:name="_Toc20999"/>
      <w:bookmarkStart w:id="40" w:name="_Toc24726"/>
      <w:r>
        <w:rPr>
          <w:rFonts w:hint="eastAsia"/>
          <w:lang w:val="en-US" w:eastAsia="zh-CN"/>
        </w:rPr>
        <w:t>接口URL：</w:t>
      </w:r>
      <w:bookmarkEnd w:id="39"/>
      <w:bookmarkEnd w:id="40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4472C4" w:themeColor="accent5"/>
          <w:sz w:val="21"/>
          <w:szCs w:val="21"/>
          <w:lang w:val="en-US" w:eastAsia="zh-CN"/>
          <w14:textFill>
            <w14:solidFill>
              <w14:schemeClr w14:val="accent5"/>
            </w14:solidFill>
          </w14:textFill>
        </w:rPr>
        <w:t>/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472C4" w:themeColor="accent5"/>
          <w:spacing w:val="0"/>
          <w:sz w:val="21"/>
          <w:szCs w:val="21"/>
          <w:shd w:val="clear" w:fill="FFFFFF"/>
          <w14:textFill>
            <w14:solidFill>
              <w14:schemeClr w14:val="accent5"/>
            </w14:solidFill>
          </w14:textFill>
        </w:rPr>
        <w:t>Controller/WorkNote.ashx?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action=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Insert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41" w:name="_Toc10498"/>
      <w:bookmarkStart w:id="42" w:name="_Toc4970"/>
      <w:r>
        <w:rPr>
          <w:rFonts w:hint="eastAsia"/>
          <w:lang w:val="en-US" w:eastAsia="zh-CN"/>
        </w:rPr>
        <w:t>请求参数：</w:t>
      </w:r>
      <w:bookmarkEnd w:id="41"/>
      <w:bookmarkEnd w:id="42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work_date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报工日期</w:t>
            </w: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，格式：yyyy-MM-dd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673" w:author="关关" w:date="2021-05-13T21:26:00Z"/>
        </w:trPr>
        <w:tc>
          <w:tcPr>
            <w:tcW w:w="1224" w:type="dxa"/>
          </w:tcPr>
          <w:p>
            <w:pPr>
              <w:rPr>
                <w:ins w:id="674" w:author="关关" w:date="2021-05-13T21:26:00Z"/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ins w:id="675" w:author="关关" w:date="2021-05-13T21:26:03Z">
              <w:r>
                <w:rPr>
                  <w:rFonts w:hint="eastAsia" w:asciiTheme="minorEastAsia" w:hAnsi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t>use</w:t>
              </w:r>
            </w:ins>
            <w:ins w:id="676" w:author="关关" w:date="2021-05-13T21:26:04Z">
              <w:r>
                <w:rPr>
                  <w:rFonts w:hint="eastAsia" w:asciiTheme="minorEastAsia" w:hAnsi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t>rs</w:t>
              </w:r>
            </w:ins>
          </w:p>
        </w:tc>
        <w:tc>
          <w:tcPr>
            <w:tcW w:w="1140" w:type="dxa"/>
          </w:tcPr>
          <w:p>
            <w:pPr>
              <w:rPr>
                <w:ins w:id="677" w:author="关关" w:date="2021-05-13T21:26:00Z"/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ins w:id="678" w:author="关关" w:date="2021-05-13T21:26:08Z">
              <w:r>
                <w:rPr>
                  <w:rFonts w:hint="eastAsia" w:asciiTheme="minorEastAsia" w:hAnsi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t>数组</w:t>
              </w:r>
            </w:ins>
          </w:p>
        </w:tc>
        <w:tc>
          <w:tcPr>
            <w:tcW w:w="810" w:type="dxa"/>
          </w:tcPr>
          <w:p>
            <w:pPr>
              <w:rPr>
                <w:ins w:id="679" w:author="关关" w:date="2021-05-13T21:26:00Z"/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ins w:id="680" w:author="关关" w:date="2021-05-13T21:26:09Z">
              <w:r>
                <w:rPr>
                  <w:rFonts w:hint="eastAsia" w:asciiTheme="minorEastAsia" w:hAnsi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t>是</w:t>
              </w:r>
            </w:ins>
          </w:p>
        </w:tc>
        <w:tc>
          <w:tcPr>
            <w:tcW w:w="5348" w:type="dxa"/>
          </w:tcPr>
          <w:p>
            <w:pPr>
              <w:rPr>
                <w:ins w:id="681" w:author="关关" w:date="2021-05-13T21:26:00Z"/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ins w:id="682" w:author="关关" w:date="2021-05-13T21:26:11Z">
              <w:r>
                <w:rPr>
                  <w:rFonts w:hint="eastAsia" w:asciiTheme="minorEastAsia" w:hAnsi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t>人</w:t>
              </w:r>
            </w:ins>
            <w:ins w:id="683" w:author="关关" w:date="2021-05-13T21:26:12Z">
              <w:r>
                <w:rPr>
                  <w:rFonts w:hint="eastAsia" w:asciiTheme="minorEastAsia" w:hAnsi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t>员</w:t>
              </w:r>
            </w:ins>
            <w:ins w:id="684" w:author="关关" w:date="2021-05-13T21:26:13Z">
              <w:r>
                <w:rPr>
                  <w:rFonts w:hint="eastAsia" w:asciiTheme="minorEastAsia" w:hAnsiTheme="minorEastAsia" w:cstheme="minorEastAsia"/>
                  <w:sz w:val="21"/>
                  <w:szCs w:val="21"/>
                  <w:vertAlign w:val="baseline"/>
                  <w:lang w:val="en-US" w:eastAsia="zh-CN"/>
                </w:rPr>
                <w:t>数组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ind w:firstLine="210" w:firstLineChars="100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pPrChange w:id="685" w:author="关关" w:date="2021-05-13T21:26:17Z">
                <w:pPr/>
              </w:pPrChange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user_id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人员id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ind w:firstLine="210" w:firstLineChars="100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pPrChange w:id="686" w:author="关关" w:date="2021-05-13T21:26:19Z">
                <w:pPr/>
              </w:pPrChange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user_name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人员姓名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make_id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制造令id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process_id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工序id，多个时用英文逗号分隔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quantity_ok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合格数量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quantity_bad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次品数量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24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remark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备注</w:t>
            </w:r>
          </w:p>
        </w:tc>
      </w:tr>
    </w:tbl>
    <w:p>
      <w:pPr>
        <w:pStyle w:val="3"/>
        <w:rPr>
          <w:ins w:id="688" w:author="关关" w:date="2021-05-13T21:26:38Z"/>
          <w:rFonts w:hint="eastAsia"/>
          <w:lang w:val="en-US" w:eastAsia="zh-CN"/>
        </w:rPr>
        <w:pPrChange w:id="687" w:author="关关" w:date="2021-05-13T21:26:40Z">
          <w:pPr/>
        </w:pPrChange>
      </w:pPr>
      <w:ins w:id="689" w:author="关关" w:date="2021-05-13T21:26:32Z">
        <w:bookmarkStart w:id="43" w:name="_Toc23896"/>
        <w:r>
          <w:rPr>
            <w:rFonts w:hint="eastAsia"/>
            <w:lang w:val="en-US" w:eastAsia="zh-CN"/>
          </w:rPr>
          <w:t>请</w:t>
        </w:r>
      </w:ins>
      <w:ins w:id="690" w:author="关关" w:date="2021-05-13T21:26:33Z">
        <w:r>
          <w:rPr>
            <w:rFonts w:hint="eastAsia"/>
            <w:lang w:val="en-US" w:eastAsia="zh-CN"/>
          </w:rPr>
          <w:t>求</w:t>
        </w:r>
      </w:ins>
      <w:ins w:id="691" w:author="关关" w:date="2021-05-13T21:26:34Z">
        <w:r>
          <w:rPr>
            <w:rFonts w:hint="eastAsia"/>
            <w:lang w:val="en-US" w:eastAsia="zh-CN"/>
          </w:rPr>
          <w:t>参数</w:t>
        </w:r>
      </w:ins>
      <w:ins w:id="692" w:author="关关" w:date="2021-05-13T21:26:36Z">
        <w:r>
          <w:rPr>
            <w:rFonts w:hint="eastAsia"/>
            <w:lang w:val="en-US" w:eastAsia="zh-CN"/>
          </w:rPr>
          <w:t>示</w:t>
        </w:r>
      </w:ins>
      <w:ins w:id="693" w:author="关关" w:date="2021-05-13T21:26:37Z">
        <w:r>
          <w:rPr>
            <w:rFonts w:hint="eastAsia"/>
            <w:lang w:val="en-US" w:eastAsia="zh-CN"/>
          </w:rPr>
          <w:t>例：</w:t>
        </w:r>
        <w:bookmarkEnd w:id="43"/>
      </w:ins>
    </w:p>
    <w:p>
      <w:pPr>
        <w:rPr>
          <w:ins w:id="694" w:author="关关" w:date="2021-05-13T21:32:35Z"/>
          <w:rFonts w:hint="default"/>
          <w:lang w:val="en-US" w:eastAsia="zh-CN"/>
        </w:rPr>
      </w:pPr>
      <w:ins w:id="695" w:author="关关" w:date="2021-05-13T21:32:35Z">
        <w:r>
          <w:rPr>
            <w:rFonts w:hint="default"/>
            <w:lang w:val="en-US" w:eastAsia="zh-CN"/>
          </w:rPr>
          <w:t>{</w:t>
        </w:r>
      </w:ins>
    </w:p>
    <w:p>
      <w:pPr>
        <w:rPr>
          <w:ins w:id="696" w:author="关关" w:date="2021-05-13T21:32:35Z"/>
          <w:rFonts w:hint="default"/>
          <w:lang w:val="en-US" w:eastAsia="zh-CN"/>
        </w:rPr>
      </w:pPr>
      <w:ins w:id="697" w:author="关关" w:date="2021-05-13T21:32:35Z">
        <w:r>
          <w:rPr>
            <w:rFonts w:hint="default"/>
            <w:lang w:val="en-US" w:eastAsia="zh-CN"/>
          </w:rPr>
          <w:t xml:space="preserve">    "work_date": "2021-05-13",</w:t>
        </w:r>
      </w:ins>
    </w:p>
    <w:p>
      <w:pPr>
        <w:rPr>
          <w:ins w:id="698" w:author="关关" w:date="2021-05-13T21:32:35Z"/>
          <w:rFonts w:hint="default"/>
          <w:lang w:val="en-US" w:eastAsia="zh-CN"/>
        </w:rPr>
      </w:pPr>
      <w:ins w:id="699" w:author="关关" w:date="2021-05-13T21:32:35Z">
        <w:r>
          <w:rPr>
            <w:rFonts w:hint="default"/>
            <w:lang w:val="en-US" w:eastAsia="zh-CN"/>
          </w:rPr>
          <w:t xml:space="preserve">    "make_id": "WD20190065",</w:t>
        </w:r>
      </w:ins>
    </w:p>
    <w:p>
      <w:pPr>
        <w:rPr>
          <w:ins w:id="700" w:author="关关" w:date="2021-05-13T21:32:35Z"/>
          <w:rFonts w:hint="default"/>
          <w:lang w:val="en-US" w:eastAsia="zh-CN"/>
        </w:rPr>
      </w:pPr>
      <w:ins w:id="701" w:author="关关" w:date="2021-05-13T21:32:35Z">
        <w:r>
          <w:rPr>
            <w:rFonts w:hint="default"/>
            <w:lang w:val="en-US" w:eastAsia="zh-CN"/>
          </w:rPr>
          <w:t xml:space="preserve">    "users": [</w:t>
        </w:r>
      </w:ins>
    </w:p>
    <w:p>
      <w:pPr>
        <w:rPr>
          <w:ins w:id="702" w:author="关关" w:date="2021-05-13T21:32:35Z"/>
          <w:rFonts w:hint="default"/>
          <w:lang w:val="en-US" w:eastAsia="zh-CN"/>
        </w:rPr>
      </w:pPr>
      <w:ins w:id="703" w:author="关关" w:date="2021-05-13T21:32:35Z">
        <w:r>
          <w:rPr>
            <w:rFonts w:hint="default"/>
            <w:lang w:val="en-US" w:eastAsia="zh-CN"/>
          </w:rPr>
          <w:t xml:space="preserve">        {</w:t>
        </w:r>
      </w:ins>
    </w:p>
    <w:p>
      <w:pPr>
        <w:rPr>
          <w:ins w:id="704" w:author="关关" w:date="2021-05-13T21:32:35Z"/>
          <w:rFonts w:hint="default"/>
          <w:lang w:val="en-US" w:eastAsia="zh-CN"/>
        </w:rPr>
      </w:pPr>
      <w:ins w:id="705" w:author="关关" w:date="2021-05-13T21:32:35Z">
        <w:r>
          <w:rPr>
            <w:rFonts w:hint="default"/>
            <w:lang w:val="en-US" w:eastAsia="zh-CN"/>
          </w:rPr>
          <w:t xml:space="preserve">            "user_id": "130773",</w:t>
        </w:r>
      </w:ins>
    </w:p>
    <w:p>
      <w:pPr>
        <w:rPr>
          <w:ins w:id="706" w:author="关关" w:date="2021-05-13T21:32:35Z"/>
          <w:rFonts w:hint="default"/>
          <w:lang w:val="en-US" w:eastAsia="zh-CN"/>
        </w:rPr>
      </w:pPr>
      <w:ins w:id="707" w:author="关关" w:date="2021-05-13T21:32:35Z">
        <w:r>
          <w:rPr>
            <w:rFonts w:hint="default"/>
            <w:lang w:val="en-US" w:eastAsia="zh-CN"/>
          </w:rPr>
          <w:t xml:space="preserve">            "user_name": "马宗龙"</w:t>
        </w:r>
      </w:ins>
    </w:p>
    <w:p>
      <w:pPr>
        <w:rPr>
          <w:ins w:id="708" w:author="关关" w:date="2021-05-13T21:32:35Z"/>
          <w:rFonts w:hint="default"/>
          <w:lang w:val="en-US" w:eastAsia="zh-CN"/>
        </w:rPr>
      </w:pPr>
      <w:ins w:id="709" w:author="关关" w:date="2021-05-13T21:32:35Z">
        <w:r>
          <w:rPr>
            <w:rFonts w:hint="default"/>
            <w:lang w:val="en-US" w:eastAsia="zh-CN"/>
          </w:rPr>
          <w:t xml:space="preserve">        }</w:t>
        </w:r>
      </w:ins>
    </w:p>
    <w:p>
      <w:pPr>
        <w:rPr>
          <w:ins w:id="710" w:author="关关" w:date="2021-05-13T21:32:35Z"/>
          <w:rFonts w:hint="default"/>
          <w:lang w:val="en-US" w:eastAsia="zh-CN"/>
        </w:rPr>
      </w:pPr>
      <w:ins w:id="711" w:author="关关" w:date="2021-05-13T21:32:35Z">
        <w:r>
          <w:rPr>
            <w:rFonts w:hint="default"/>
            <w:lang w:val="en-US" w:eastAsia="zh-CN"/>
          </w:rPr>
          <w:t xml:space="preserve">    ],</w:t>
        </w:r>
      </w:ins>
    </w:p>
    <w:p>
      <w:pPr>
        <w:rPr>
          <w:ins w:id="712" w:author="关关" w:date="2021-05-13T21:32:35Z"/>
          <w:rFonts w:hint="default"/>
          <w:lang w:val="en-US" w:eastAsia="zh-CN"/>
        </w:rPr>
      </w:pPr>
      <w:ins w:id="713" w:author="关关" w:date="2021-05-13T21:32:35Z">
        <w:r>
          <w:rPr>
            <w:rFonts w:hint="default"/>
            <w:lang w:val="en-US" w:eastAsia="zh-CN"/>
          </w:rPr>
          <w:t xml:space="preserve">    "process_id": 53,</w:t>
        </w:r>
      </w:ins>
    </w:p>
    <w:p>
      <w:pPr>
        <w:rPr>
          <w:ins w:id="714" w:author="关关" w:date="2021-05-13T21:32:35Z"/>
          <w:rFonts w:hint="default"/>
          <w:lang w:val="en-US" w:eastAsia="zh-CN"/>
        </w:rPr>
      </w:pPr>
      <w:ins w:id="715" w:author="关关" w:date="2021-05-13T21:32:35Z">
        <w:r>
          <w:rPr>
            <w:rFonts w:hint="default"/>
            <w:lang w:val="en-US" w:eastAsia="zh-CN"/>
          </w:rPr>
          <w:t xml:space="preserve">    "quantity_ok": 1,</w:t>
        </w:r>
      </w:ins>
    </w:p>
    <w:p>
      <w:pPr>
        <w:rPr>
          <w:ins w:id="716" w:author="关关" w:date="2021-05-13T21:32:35Z"/>
          <w:rFonts w:hint="default"/>
          <w:lang w:val="en-US" w:eastAsia="zh-CN"/>
        </w:rPr>
      </w:pPr>
      <w:ins w:id="717" w:author="关关" w:date="2021-05-13T21:32:35Z">
        <w:r>
          <w:rPr>
            <w:rFonts w:hint="default"/>
            <w:lang w:val="en-US" w:eastAsia="zh-CN"/>
          </w:rPr>
          <w:t xml:space="preserve">    "quantity_bad": 0,</w:t>
        </w:r>
      </w:ins>
    </w:p>
    <w:p>
      <w:pPr>
        <w:rPr>
          <w:ins w:id="718" w:author="关关" w:date="2021-05-13T21:32:35Z"/>
          <w:rFonts w:hint="default"/>
          <w:lang w:val="en-US" w:eastAsia="zh-CN"/>
        </w:rPr>
      </w:pPr>
      <w:ins w:id="719" w:author="关关" w:date="2021-05-13T21:32:35Z">
        <w:r>
          <w:rPr>
            <w:rFonts w:hint="default"/>
            <w:lang w:val="en-US" w:eastAsia="zh-CN"/>
          </w:rPr>
          <w:t xml:space="preserve">    "remark": ""</w:t>
        </w:r>
      </w:ins>
    </w:p>
    <w:p>
      <w:pPr>
        <w:rPr>
          <w:rFonts w:hint="default"/>
          <w:lang w:val="en-US" w:eastAsia="zh-CN"/>
        </w:rPr>
      </w:pPr>
      <w:ins w:id="720" w:author="关关" w:date="2021-05-13T21:32:35Z">
        <w:r>
          <w:rPr>
            <w:rFonts w:hint="default"/>
            <w:lang w:val="en-US" w:eastAsia="zh-CN"/>
          </w:rPr>
          <w:t>}</w:t>
        </w:r>
      </w:ins>
    </w:p>
    <w:p>
      <w:pPr>
        <w:pStyle w:val="3"/>
        <w:bidi w:val="0"/>
        <w:rPr>
          <w:rFonts w:hint="eastAsia"/>
          <w:lang w:val="en-US" w:eastAsia="zh-CN"/>
        </w:rPr>
      </w:pPr>
      <w:bookmarkStart w:id="44" w:name="_Toc13792"/>
      <w:bookmarkStart w:id="45" w:name="_Toc8767"/>
      <w:r>
        <w:rPr>
          <w:rFonts w:hint="eastAsia"/>
          <w:lang w:val="en-US" w:eastAsia="zh-CN"/>
        </w:rPr>
        <w:t>返回结果：</w:t>
      </w:r>
      <w:bookmarkEnd w:id="44"/>
      <w:bookmarkEnd w:id="45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"code": "0",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"message": "ok",</w:t>
      </w:r>
    </w:p>
    <w:p>
      <w:pPr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"data": ""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Data: 受影响行数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46" w:name="_Toc1925"/>
      <w:bookmarkStart w:id="47" w:name="_Toc19874"/>
      <w:r>
        <w:rPr>
          <w:rFonts w:hint="eastAsia"/>
          <w:lang w:val="en-US" w:eastAsia="zh-CN"/>
        </w:rPr>
        <w:t>接口示例：</w:t>
      </w:r>
      <w:bookmarkEnd w:id="46"/>
      <w:bookmarkEnd w:id="47"/>
    </w:p>
    <w:p>
      <w:pPr>
        <w:rPr>
          <w:rFonts w:hint="eastAsia" w:eastAsiaTheme="minorEastAsia"/>
          <w:lang w:eastAsia="zh-CN"/>
        </w:rPr>
      </w:pPr>
      <w:ins w:id="721" w:author="关关" w:date="2021-05-13T21:32:20Z">
        <w:r>
          <w:rPr/>
          <w:drawing>
            <wp:inline distT="0" distB="0" distL="114300" distR="114300">
              <wp:extent cx="6179820" cy="3642360"/>
              <wp:effectExtent l="0" t="0" r="7620" b="0"/>
              <wp:docPr id="12" name="图片 12" descr="1620912733(1)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图片 12" descr="1620912733(1)"/>
                      <pic:cNvPicPr>
                        <a:picLocks noChangeAspect="1"/>
                      </pic:cNvPicPr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79820" cy="36423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723" w:author="关关" w:date="2021-05-13T21:32:20Z">
        <w:r>
          <w:rPr/>
          <w:drawing>
            <wp:inline distT="0" distB="0" distL="114300" distR="114300">
              <wp:extent cx="6188075" cy="3484245"/>
              <wp:effectExtent l="0" t="0" r="3175" b="1905"/>
              <wp:docPr id="6" name="图片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图片 5"/>
                      <pic:cNvPicPr>
                        <a:picLocks noChangeAspect="1"/>
                      </pic:cNvPicPr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88075" cy="3484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pStyle w:val="2"/>
        <w:bidi w:val="0"/>
        <w:rPr>
          <w:rFonts w:hint="eastAsia"/>
          <w:lang w:val="en-US" w:eastAsia="zh-CN"/>
        </w:rPr>
      </w:pPr>
      <w:bookmarkStart w:id="48" w:name="_Toc24772"/>
      <w:bookmarkStart w:id="49" w:name="_Toc30371"/>
      <w:r>
        <w:rPr>
          <w:rFonts w:hint="eastAsia"/>
          <w:lang w:val="en-US" w:eastAsia="zh-CN"/>
        </w:rPr>
        <w:t>5修改保存计件报工</w:t>
      </w:r>
      <w:bookmarkEnd w:id="48"/>
      <w:bookmarkEnd w:id="49"/>
    </w:p>
    <w:p>
      <w:pPr>
        <w:pStyle w:val="3"/>
        <w:bidi w:val="0"/>
        <w:rPr>
          <w:rFonts w:hint="eastAsia"/>
          <w:lang w:val="en-US" w:eastAsia="zh-CN"/>
        </w:rPr>
      </w:pPr>
      <w:bookmarkStart w:id="50" w:name="_Toc1456"/>
      <w:bookmarkStart w:id="51" w:name="_Toc28115"/>
      <w:r>
        <w:rPr>
          <w:rFonts w:hint="eastAsia"/>
          <w:lang w:val="en-US" w:eastAsia="zh-CN"/>
        </w:rPr>
        <w:t>接口URL：</w:t>
      </w:r>
      <w:bookmarkEnd w:id="50"/>
      <w:bookmarkEnd w:id="51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4472C4" w:themeColor="accent5"/>
          <w:sz w:val="21"/>
          <w:szCs w:val="21"/>
          <w:lang w:val="en-US" w:eastAsia="zh-CN"/>
          <w14:textFill>
            <w14:solidFill>
              <w14:schemeClr w14:val="accent5"/>
            </w14:solidFill>
          </w14:textFill>
        </w:rPr>
        <w:t>/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472C4" w:themeColor="accent5"/>
          <w:spacing w:val="0"/>
          <w:sz w:val="21"/>
          <w:szCs w:val="21"/>
          <w:shd w:val="clear" w:fill="FFFFFF"/>
          <w14:textFill>
            <w14:solidFill>
              <w14:schemeClr w14:val="accent5"/>
            </w14:solidFill>
          </w14:textFill>
        </w:rPr>
        <w:t>Controller/WorkNote.ashx?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action=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Update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52" w:name="_Toc29538"/>
      <w:bookmarkStart w:id="53" w:name="_Toc5783"/>
      <w:r>
        <w:rPr>
          <w:rFonts w:hint="eastAsia"/>
          <w:lang w:val="en-US" w:eastAsia="zh-CN"/>
        </w:rPr>
        <w:t>请求参数：</w:t>
      </w:r>
      <w:bookmarkEnd w:id="52"/>
      <w:bookmarkEnd w:id="53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long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记录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work_date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报工日期</w:t>
            </w: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，格式：yyyy-MM-dd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quantity_ok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合格数量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quantity_bad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次品数量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remark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备注</w:t>
            </w:r>
          </w:p>
        </w:tc>
      </w:tr>
    </w:tbl>
    <w:p>
      <w:pPr>
        <w:pStyle w:val="3"/>
        <w:bidi w:val="0"/>
        <w:rPr>
          <w:ins w:id="725" w:author="关关" w:date="2021-05-13T21:33:02Z"/>
          <w:rFonts w:hint="eastAsia"/>
          <w:lang w:val="en-US" w:eastAsia="zh-CN"/>
        </w:rPr>
      </w:pPr>
      <w:ins w:id="726" w:author="关关" w:date="2021-05-13T21:32:58Z">
        <w:bookmarkStart w:id="54" w:name="_Toc643"/>
        <w:bookmarkStart w:id="55" w:name="_Toc2460"/>
        <w:r>
          <w:rPr>
            <w:rFonts w:hint="eastAsia"/>
            <w:lang w:val="en-US" w:eastAsia="zh-CN"/>
          </w:rPr>
          <w:t>请</w:t>
        </w:r>
      </w:ins>
      <w:ins w:id="727" w:author="关关" w:date="2021-05-13T21:32:59Z">
        <w:r>
          <w:rPr>
            <w:rFonts w:hint="eastAsia"/>
            <w:lang w:val="en-US" w:eastAsia="zh-CN"/>
          </w:rPr>
          <w:t>求</w:t>
        </w:r>
      </w:ins>
      <w:ins w:id="728" w:author="关关" w:date="2021-05-13T21:33:00Z">
        <w:r>
          <w:rPr>
            <w:rFonts w:hint="eastAsia"/>
            <w:lang w:val="en-US" w:eastAsia="zh-CN"/>
          </w:rPr>
          <w:t>参数</w:t>
        </w:r>
      </w:ins>
      <w:ins w:id="729" w:author="关关" w:date="2021-05-13T21:33:01Z">
        <w:r>
          <w:rPr>
            <w:rFonts w:hint="eastAsia"/>
            <w:lang w:val="en-US" w:eastAsia="zh-CN"/>
          </w:rPr>
          <w:t>示例</w:t>
        </w:r>
      </w:ins>
      <w:ins w:id="730" w:author="关关" w:date="2021-05-13T21:33:02Z">
        <w:r>
          <w:rPr>
            <w:rFonts w:hint="eastAsia"/>
            <w:lang w:val="en-US" w:eastAsia="zh-CN"/>
          </w:rPr>
          <w:t>：</w:t>
        </w:r>
        <w:bookmarkEnd w:id="54"/>
      </w:ins>
    </w:p>
    <w:p>
      <w:pPr>
        <w:rPr>
          <w:ins w:id="731" w:author="关关" w:date="2021-05-13T21:34:29Z"/>
          <w:rFonts w:hint="default"/>
          <w:lang w:val="en-US" w:eastAsia="zh-CN"/>
        </w:rPr>
      </w:pPr>
      <w:ins w:id="732" w:author="关关" w:date="2021-05-13T21:34:29Z">
        <w:r>
          <w:rPr>
            <w:rFonts w:hint="default"/>
            <w:lang w:val="en-US" w:eastAsia="zh-CN"/>
          </w:rPr>
          <w:t>{</w:t>
        </w:r>
      </w:ins>
    </w:p>
    <w:p>
      <w:pPr>
        <w:rPr>
          <w:ins w:id="733" w:author="关关" w:date="2021-05-13T21:34:29Z"/>
          <w:rFonts w:hint="default"/>
          <w:lang w:val="en-US" w:eastAsia="zh-CN"/>
        </w:rPr>
      </w:pPr>
      <w:ins w:id="734" w:author="关关" w:date="2021-05-13T21:34:29Z">
        <w:r>
          <w:rPr>
            <w:rFonts w:hint="default"/>
            <w:lang w:val="en-US" w:eastAsia="zh-CN"/>
          </w:rPr>
          <w:t xml:space="preserve">    "id": 6,</w:t>
        </w:r>
      </w:ins>
    </w:p>
    <w:p>
      <w:pPr>
        <w:rPr>
          <w:ins w:id="735" w:author="关关" w:date="2021-05-13T21:34:29Z"/>
          <w:rFonts w:hint="default"/>
          <w:lang w:val="en-US" w:eastAsia="zh-CN"/>
        </w:rPr>
      </w:pPr>
      <w:ins w:id="736" w:author="关关" w:date="2021-05-13T21:34:29Z">
        <w:r>
          <w:rPr>
            <w:rFonts w:hint="default"/>
            <w:lang w:val="en-US" w:eastAsia="zh-CN"/>
          </w:rPr>
          <w:t xml:space="preserve">    "work_date": "2021-05-13",</w:t>
        </w:r>
      </w:ins>
    </w:p>
    <w:p>
      <w:pPr>
        <w:rPr>
          <w:ins w:id="737" w:author="关关" w:date="2021-05-13T21:34:29Z"/>
          <w:rFonts w:hint="default"/>
          <w:lang w:val="en-US" w:eastAsia="zh-CN"/>
        </w:rPr>
      </w:pPr>
      <w:ins w:id="738" w:author="关关" w:date="2021-05-13T21:34:29Z">
        <w:r>
          <w:rPr>
            <w:rFonts w:hint="default"/>
            <w:lang w:val="en-US" w:eastAsia="zh-CN"/>
          </w:rPr>
          <w:t xml:space="preserve">    "quantity_ok": 1,</w:t>
        </w:r>
      </w:ins>
    </w:p>
    <w:p>
      <w:pPr>
        <w:rPr>
          <w:ins w:id="739" w:author="关关" w:date="2021-05-13T21:34:29Z"/>
          <w:rFonts w:hint="default"/>
          <w:lang w:val="en-US" w:eastAsia="zh-CN"/>
        </w:rPr>
      </w:pPr>
      <w:ins w:id="740" w:author="关关" w:date="2021-05-13T21:34:29Z">
        <w:r>
          <w:rPr>
            <w:rFonts w:hint="default"/>
            <w:lang w:val="en-US" w:eastAsia="zh-CN"/>
          </w:rPr>
          <w:t xml:space="preserve">    "quantity_bad": 0,</w:t>
        </w:r>
      </w:ins>
    </w:p>
    <w:p>
      <w:pPr>
        <w:rPr>
          <w:ins w:id="741" w:author="关关" w:date="2021-05-13T21:34:29Z"/>
          <w:rFonts w:hint="default"/>
          <w:lang w:val="en-US" w:eastAsia="zh-CN"/>
        </w:rPr>
      </w:pPr>
      <w:ins w:id="742" w:author="关关" w:date="2021-05-13T21:34:29Z">
        <w:r>
          <w:rPr>
            <w:rFonts w:hint="default"/>
            <w:lang w:val="en-US" w:eastAsia="zh-CN"/>
          </w:rPr>
          <w:t xml:space="preserve">    "remark": ""</w:t>
        </w:r>
      </w:ins>
    </w:p>
    <w:p>
      <w:pPr>
        <w:rPr>
          <w:ins w:id="743" w:author="关关" w:date="2021-05-13T21:32:55Z"/>
          <w:rFonts w:hint="default"/>
          <w:lang w:val="en-US" w:eastAsia="zh-CN"/>
        </w:rPr>
      </w:pPr>
      <w:ins w:id="744" w:author="关关" w:date="2021-05-13T21:34:29Z">
        <w:r>
          <w:rPr>
            <w:rFonts w:hint="default"/>
            <w:lang w:val="en-US" w:eastAsia="zh-CN"/>
          </w:rPr>
          <w:t>}</w:t>
        </w:r>
      </w:ins>
    </w:p>
    <w:p>
      <w:pPr>
        <w:pStyle w:val="3"/>
        <w:bidi w:val="0"/>
        <w:rPr>
          <w:rFonts w:hint="eastAsia"/>
          <w:lang w:val="en-US" w:eastAsia="zh-CN"/>
        </w:rPr>
      </w:pPr>
      <w:bookmarkStart w:id="56" w:name="_Toc6278"/>
      <w:r>
        <w:rPr>
          <w:rFonts w:hint="eastAsia"/>
          <w:lang w:val="en-US" w:eastAsia="zh-CN"/>
        </w:rPr>
        <w:t>返回结果：</w:t>
      </w:r>
      <w:bookmarkEnd w:id="55"/>
      <w:bookmarkEnd w:id="56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"code": "0",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"message": "ok",</w:t>
      </w:r>
    </w:p>
    <w:p>
      <w:pPr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"data": ""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default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Data: 受影响行数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57" w:name="_Toc2797"/>
      <w:bookmarkStart w:id="58" w:name="_Toc25561"/>
      <w:r>
        <w:rPr>
          <w:rFonts w:hint="eastAsia"/>
          <w:lang w:val="en-US" w:eastAsia="zh-CN"/>
        </w:rPr>
        <w:t>接口示例：</w:t>
      </w:r>
      <w:bookmarkEnd w:id="57"/>
      <w:bookmarkEnd w:id="58"/>
    </w:p>
    <w:p>
      <w:pPr>
        <w:rPr>
          <w:rFonts w:hint="eastAsia" w:eastAsiaTheme="minorEastAsia"/>
          <w:lang w:eastAsia="zh-CN"/>
        </w:rPr>
      </w:pPr>
      <w:ins w:id="745" w:author="关关" w:date="2021-05-13T21:35:26Z">
        <w:r>
          <w:rPr/>
          <w:drawing>
            <wp:inline distT="0" distB="0" distL="114300" distR="114300">
              <wp:extent cx="6185535" cy="3664585"/>
              <wp:effectExtent l="0" t="0" r="1905" b="8255"/>
              <wp:docPr id="14" name="图片 14" descr="1620912920(1)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图片 14" descr="1620912920(1)"/>
                      <pic:cNvPicPr>
                        <a:picLocks noChangeAspect="1"/>
                      </pic:cNvPicPr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85535" cy="36645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747" w:author="关关" w:date="2021-05-13T21:35:26Z">
        <w:r>
          <w:rPr/>
          <w:drawing>
            <wp:inline distT="0" distB="0" distL="114300" distR="114300">
              <wp:extent cx="6167120" cy="3009900"/>
              <wp:effectExtent l="0" t="0" r="5080" b="0"/>
              <wp:docPr id="8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图片 6"/>
                      <pic:cNvPicPr>
                        <a:picLocks noChangeAspect="1"/>
                      </pic:cNvPicPr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67120" cy="3009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pStyle w:val="2"/>
        <w:bidi w:val="0"/>
        <w:rPr>
          <w:rFonts w:hint="default"/>
          <w:lang w:val="en-US" w:eastAsia="zh-CN"/>
        </w:rPr>
      </w:pPr>
      <w:bookmarkStart w:id="59" w:name="_Toc21800"/>
      <w:bookmarkStart w:id="60" w:name="_Toc18878"/>
      <w:r>
        <w:rPr>
          <w:rFonts w:hint="eastAsia"/>
          <w:lang w:val="en-US" w:eastAsia="zh-CN"/>
        </w:rPr>
        <w:t>6查询计件报工记录</w:t>
      </w:r>
      <w:bookmarkEnd w:id="59"/>
      <w:bookmarkEnd w:id="60"/>
    </w:p>
    <w:p>
      <w:pPr>
        <w:pStyle w:val="3"/>
        <w:bidi w:val="0"/>
        <w:rPr>
          <w:rFonts w:hint="eastAsia"/>
          <w:lang w:val="en-US" w:eastAsia="zh-CN"/>
        </w:rPr>
      </w:pPr>
      <w:bookmarkStart w:id="61" w:name="_Toc32096"/>
      <w:bookmarkStart w:id="62" w:name="_Toc12451"/>
      <w:r>
        <w:rPr>
          <w:rFonts w:hint="eastAsia"/>
          <w:lang w:val="en-US" w:eastAsia="zh-CN"/>
        </w:rPr>
        <w:t>接口URL：</w:t>
      </w:r>
      <w:bookmarkEnd w:id="61"/>
      <w:bookmarkEnd w:id="62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4472C4" w:themeColor="accent5"/>
          <w:sz w:val="21"/>
          <w:szCs w:val="21"/>
          <w:lang w:val="en-US" w:eastAsia="zh-CN"/>
          <w14:textFill>
            <w14:solidFill>
              <w14:schemeClr w14:val="accent5"/>
            </w14:solidFill>
          </w14:textFill>
        </w:rPr>
        <w:t>/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472C4" w:themeColor="accent5"/>
          <w:spacing w:val="0"/>
          <w:sz w:val="21"/>
          <w:szCs w:val="21"/>
          <w:shd w:val="clear" w:fill="FFFFFF"/>
          <w14:textFill>
            <w14:solidFill>
              <w14:schemeClr w14:val="accent5"/>
            </w14:solidFill>
          </w14:textFill>
        </w:rPr>
        <w:t>Controller/WorkNote.ashx?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action=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List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63" w:name="_Toc23474"/>
      <w:bookmarkStart w:id="64" w:name="_Toc8614"/>
      <w:r>
        <w:rPr>
          <w:rFonts w:hint="eastAsia"/>
          <w:lang w:val="en-US" w:eastAsia="zh-CN"/>
        </w:rPr>
        <w:t>请求参数：</w:t>
      </w:r>
      <w:bookmarkEnd w:id="63"/>
      <w:bookmarkEnd w:id="64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work_date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报工日期</w:t>
            </w: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，格式：yyyy-MM-dd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user_id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人员id</w:t>
            </w:r>
          </w:p>
        </w:tc>
      </w:tr>
    </w:tbl>
    <w:p>
      <w:pPr>
        <w:pStyle w:val="3"/>
        <w:bidi w:val="0"/>
        <w:rPr>
          <w:ins w:id="749" w:author="关关" w:date="2021-05-13T21:35:50Z"/>
          <w:rFonts w:hint="eastAsia"/>
          <w:lang w:val="en-US" w:eastAsia="zh-CN"/>
        </w:rPr>
      </w:pPr>
      <w:ins w:id="750" w:author="关关" w:date="2021-05-13T21:35:47Z">
        <w:bookmarkStart w:id="65" w:name="_Toc20282"/>
        <w:bookmarkStart w:id="66" w:name="_Toc14524"/>
        <w:r>
          <w:rPr>
            <w:rFonts w:hint="eastAsia"/>
            <w:lang w:val="en-US" w:eastAsia="zh-CN"/>
          </w:rPr>
          <w:t>请求</w:t>
        </w:r>
      </w:ins>
      <w:ins w:id="751" w:author="关关" w:date="2021-05-13T21:35:48Z">
        <w:r>
          <w:rPr>
            <w:rFonts w:hint="eastAsia"/>
            <w:lang w:val="en-US" w:eastAsia="zh-CN"/>
          </w:rPr>
          <w:t>参数示</w:t>
        </w:r>
      </w:ins>
      <w:ins w:id="752" w:author="关关" w:date="2021-05-13T21:35:49Z">
        <w:r>
          <w:rPr>
            <w:rFonts w:hint="eastAsia"/>
            <w:lang w:val="en-US" w:eastAsia="zh-CN"/>
          </w:rPr>
          <w:t>例：</w:t>
        </w:r>
        <w:bookmarkEnd w:id="65"/>
      </w:ins>
    </w:p>
    <w:p>
      <w:pPr>
        <w:rPr>
          <w:ins w:id="753" w:author="关关" w:date="2021-05-13T21:37:01Z"/>
          <w:rFonts w:hint="default"/>
          <w:lang w:val="en-US" w:eastAsia="zh-CN"/>
        </w:rPr>
      </w:pPr>
      <w:ins w:id="754" w:author="关关" w:date="2021-05-13T21:37:01Z">
        <w:r>
          <w:rPr>
            <w:rFonts w:hint="default"/>
            <w:lang w:val="en-US" w:eastAsia="zh-CN"/>
          </w:rPr>
          <w:t>{</w:t>
        </w:r>
      </w:ins>
    </w:p>
    <w:p>
      <w:pPr>
        <w:rPr>
          <w:ins w:id="755" w:author="关关" w:date="2021-05-13T21:37:01Z"/>
          <w:rFonts w:hint="default"/>
          <w:lang w:val="en-US" w:eastAsia="zh-CN"/>
        </w:rPr>
      </w:pPr>
      <w:ins w:id="756" w:author="关关" w:date="2021-05-13T21:37:01Z">
        <w:r>
          <w:rPr>
            <w:rFonts w:hint="default"/>
            <w:lang w:val="en-US" w:eastAsia="zh-CN"/>
          </w:rPr>
          <w:t xml:space="preserve">    "work_date":"2021-05-13",</w:t>
        </w:r>
      </w:ins>
    </w:p>
    <w:p>
      <w:pPr>
        <w:rPr>
          <w:ins w:id="757" w:author="关关" w:date="2021-05-13T21:37:01Z"/>
          <w:rFonts w:hint="default"/>
          <w:lang w:val="en-US" w:eastAsia="zh-CN"/>
        </w:rPr>
      </w:pPr>
      <w:ins w:id="758" w:author="关关" w:date="2021-05-13T21:37:01Z">
        <w:r>
          <w:rPr>
            <w:rFonts w:hint="default"/>
            <w:lang w:val="en-US" w:eastAsia="zh-CN"/>
          </w:rPr>
          <w:t xml:space="preserve">    "user_id":""</w:t>
        </w:r>
      </w:ins>
    </w:p>
    <w:p>
      <w:pPr>
        <w:rPr>
          <w:ins w:id="759" w:author="关关" w:date="2021-05-13T21:35:43Z"/>
          <w:rFonts w:hint="default"/>
          <w:lang w:val="en-US" w:eastAsia="zh-CN"/>
        </w:rPr>
      </w:pPr>
      <w:ins w:id="760" w:author="关关" w:date="2021-05-13T21:37:01Z">
        <w:r>
          <w:rPr>
            <w:rFonts w:hint="default"/>
            <w:lang w:val="en-US" w:eastAsia="zh-CN"/>
          </w:rPr>
          <w:t>}</w:t>
        </w:r>
      </w:ins>
    </w:p>
    <w:p>
      <w:pPr>
        <w:pStyle w:val="3"/>
        <w:bidi w:val="0"/>
        <w:rPr>
          <w:rFonts w:hint="eastAsia"/>
          <w:lang w:val="en-US" w:eastAsia="zh-CN"/>
        </w:rPr>
      </w:pPr>
      <w:bookmarkStart w:id="67" w:name="_Toc12179"/>
      <w:r>
        <w:rPr>
          <w:rFonts w:hint="eastAsia"/>
          <w:lang w:val="en-US" w:eastAsia="zh-CN"/>
        </w:rPr>
        <w:t>返回结果：</w:t>
      </w:r>
      <w:bookmarkEnd w:id="66"/>
      <w:bookmarkEnd w:id="67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"code": "0",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"message": "ok",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"data": [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{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"Id": 4,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"Make_id": "WD20190065",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"Product_id": "6MW6462-2058-SC",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"Process_id": "53",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"Process_no": "1",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"Process_name": "切割",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"Ke_bie": "成型课",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"User_id": "130773",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"User_name": "马宗龙",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"Quantity": 36,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"Quantity_ok": 33,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"Quantity_bad": 3,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"Price": 0.05,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"Fee": 0.1,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"Work_date": "2021-05-05",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"Remark": "test",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"State": 1,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"Update_time": "2021-05-06 23:11:46",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"Create_user_name": "超级管理员",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"Create_time": "2021-05-06 22:52:48",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"Update_user_name": "超级管理员"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}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]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}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6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</w:tcPr>
          <w:p>
            <w:pPr>
              <w:rPr>
                <w:rFonts w:hint="default" w:asciiTheme="minorEastAsia" w:hAnsiTheme="minorEastAsia" w:eastAsia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1140" w:type="dxa"/>
          </w:tcPr>
          <w:p>
            <w:pPr>
              <w:rPr>
                <w:rFonts w:hint="default" w:asciiTheme="minorEastAsia" w:hAnsiTheme="minorEastAsia" w:eastAsia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default" w:asciiTheme="minorEastAsia" w:hAnsiTheme="minorEastAsia" w:eastAsia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Theme="minorEastAsia" w:hAnsiTheme="minorEastAsia" w:eastAsia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M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ake_id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制造令id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Work_date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报工日期</w:t>
            </w: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，格式：yyyy-MM-dd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96" w:type="dxa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Product_id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产品id（产品编号）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P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rocess_id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工序id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50505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t>P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rocess_no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工序编号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50505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t>P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rocess_name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工序名称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50505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Ke_bie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课别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U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ser_id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人员id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U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ser_name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人员姓名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Q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uantity_ok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合格数量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Q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uantity_bad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次品数量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R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emark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Price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Double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单价￥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Fee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Double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金额￥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State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Int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状态：1待审核，0已审核，2审核不通过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Update_time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dateTime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最后修改时间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Update_user_name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最后修改人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Create_time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dateTime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Create_user_name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创建人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68" w:name="_Toc716"/>
      <w:bookmarkStart w:id="69" w:name="_Toc21110"/>
      <w:r>
        <w:rPr>
          <w:rFonts w:hint="eastAsia"/>
          <w:lang w:val="en-US" w:eastAsia="zh-CN"/>
        </w:rPr>
        <w:t>接口示例：</w:t>
      </w:r>
      <w:bookmarkEnd w:id="68"/>
      <w:bookmarkEnd w:id="69"/>
    </w:p>
    <w:p>
      <w:ins w:id="761" w:author="关关" w:date="2021-05-13T21:38:03Z">
        <w:r>
          <w:rPr/>
          <w:drawing>
            <wp:inline distT="0" distB="0" distL="114300" distR="114300">
              <wp:extent cx="6180455" cy="4161155"/>
              <wp:effectExtent l="0" t="0" r="6985" b="14605"/>
              <wp:docPr id="15" name="图片 15" descr="1620913070(1)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图片 15" descr="1620913070(1)"/>
                      <pic:cNvPicPr>
                        <a:picLocks noChangeAspect="1"/>
                      </pic:cNvPicPr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80455" cy="41611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763" w:author="关关" w:date="2021-05-13T21:38:02Z">
        <w:r>
          <w:rPr/>
          <w:drawing>
            <wp:inline distT="0" distB="0" distL="114300" distR="114300">
              <wp:extent cx="6186805" cy="3620135"/>
              <wp:effectExtent l="0" t="0" r="4445" b="18415"/>
              <wp:docPr id="11" name="图片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图片 8"/>
                      <pic:cNvPicPr>
                        <a:picLocks noChangeAspect="1"/>
                      </pic:cNvPicPr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86805" cy="36201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/>
    <w:p>
      <w:pPr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70" w:name="_Toc25987"/>
      <w:bookmarkStart w:id="71" w:name="_Toc24692"/>
      <w:r>
        <w:rPr>
          <w:rFonts w:hint="eastAsia"/>
          <w:lang w:val="en-US" w:eastAsia="zh-CN"/>
        </w:rPr>
        <w:t>7查询一行报工记录</w:t>
      </w:r>
      <w:bookmarkEnd w:id="70"/>
      <w:bookmarkEnd w:id="71"/>
    </w:p>
    <w:p>
      <w:pPr>
        <w:pStyle w:val="3"/>
        <w:bidi w:val="0"/>
        <w:rPr>
          <w:rFonts w:hint="eastAsia"/>
          <w:lang w:val="en-US" w:eastAsia="zh-CN"/>
        </w:rPr>
      </w:pPr>
      <w:bookmarkStart w:id="72" w:name="_Toc3422"/>
      <w:bookmarkStart w:id="73" w:name="_Toc19254"/>
      <w:r>
        <w:rPr>
          <w:rFonts w:hint="eastAsia"/>
          <w:lang w:val="en-US" w:eastAsia="zh-CN"/>
        </w:rPr>
        <w:t>接口URL：</w:t>
      </w:r>
      <w:bookmarkEnd w:id="72"/>
      <w:bookmarkEnd w:id="73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4472C4" w:themeColor="accent5"/>
          <w:sz w:val="21"/>
          <w:szCs w:val="21"/>
          <w:lang w:val="en-US" w:eastAsia="zh-CN"/>
          <w14:textFill>
            <w14:solidFill>
              <w14:schemeClr w14:val="accent5"/>
            </w14:solidFill>
          </w14:textFill>
        </w:rPr>
        <w:t>/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472C4" w:themeColor="accent5"/>
          <w:spacing w:val="0"/>
          <w:sz w:val="21"/>
          <w:szCs w:val="21"/>
          <w:shd w:val="clear" w:fill="FFFFFF"/>
          <w14:textFill>
            <w14:solidFill>
              <w14:schemeClr w14:val="accent5"/>
            </w14:solidFill>
          </w14:textFill>
        </w:rPr>
        <w:t>Controller/WorkNote.ashx?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action=</w:t>
      </w:r>
      <w:r>
        <w:rPr>
          <w:rFonts w:hint="eastAsia" w:asciiTheme="minorEastAsia" w:hAnsiTheme="minorEastAsia" w:cstheme="minorEastAsia"/>
          <w:i w:val="0"/>
          <w:iCs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GetById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74" w:name="_Toc11704"/>
      <w:bookmarkStart w:id="75" w:name="_Toc8874"/>
      <w:r>
        <w:rPr>
          <w:rFonts w:hint="eastAsia"/>
          <w:lang w:val="en-US" w:eastAsia="zh-CN"/>
        </w:rPr>
        <w:t>请求参数：</w:t>
      </w:r>
      <w:bookmarkEnd w:id="74"/>
      <w:bookmarkEnd w:id="75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long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id</w:t>
            </w:r>
          </w:p>
        </w:tc>
      </w:tr>
    </w:tbl>
    <w:p>
      <w:pPr>
        <w:pStyle w:val="3"/>
        <w:bidi w:val="0"/>
        <w:rPr>
          <w:ins w:id="765" w:author="关关" w:date="2021-05-13T21:38:28Z"/>
          <w:rFonts w:hint="eastAsia"/>
          <w:lang w:val="en-US" w:eastAsia="zh-CN"/>
        </w:rPr>
      </w:pPr>
      <w:ins w:id="766" w:author="关关" w:date="2021-05-13T21:38:25Z">
        <w:bookmarkStart w:id="76" w:name="_Toc4947"/>
        <w:bookmarkStart w:id="77" w:name="_Toc11542"/>
        <w:r>
          <w:rPr>
            <w:rFonts w:hint="eastAsia"/>
            <w:lang w:val="en-US" w:eastAsia="zh-CN"/>
          </w:rPr>
          <w:t>请求</w:t>
        </w:r>
      </w:ins>
      <w:ins w:id="767" w:author="关关" w:date="2021-05-13T21:38:26Z">
        <w:r>
          <w:rPr>
            <w:rFonts w:hint="eastAsia"/>
            <w:lang w:val="en-US" w:eastAsia="zh-CN"/>
          </w:rPr>
          <w:t>参数</w:t>
        </w:r>
      </w:ins>
      <w:ins w:id="768" w:author="关关" w:date="2021-05-13T21:38:27Z">
        <w:r>
          <w:rPr>
            <w:rFonts w:hint="eastAsia"/>
            <w:lang w:val="en-US" w:eastAsia="zh-CN"/>
          </w:rPr>
          <w:t>示例</w:t>
        </w:r>
      </w:ins>
      <w:ins w:id="769" w:author="关关" w:date="2021-05-13T21:38:28Z">
        <w:r>
          <w:rPr>
            <w:rFonts w:hint="eastAsia"/>
            <w:lang w:val="en-US" w:eastAsia="zh-CN"/>
          </w:rPr>
          <w:t>：</w:t>
        </w:r>
        <w:bookmarkEnd w:id="76"/>
      </w:ins>
    </w:p>
    <w:p>
      <w:pPr>
        <w:rPr>
          <w:ins w:id="770" w:author="关关" w:date="2021-05-13T21:39:22Z"/>
          <w:rFonts w:hint="default"/>
          <w:lang w:val="en-US" w:eastAsia="zh-CN"/>
        </w:rPr>
      </w:pPr>
      <w:ins w:id="771" w:author="关关" w:date="2021-05-13T21:39:22Z">
        <w:r>
          <w:rPr>
            <w:rFonts w:hint="default"/>
            <w:lang w:val="en-US" w:eastAsia="zh-CN"/>
          </w:rPr>
          <w:t>{</w:t>
        </w:r>
      </w:ins>
    </w:p>
    <w:p>
      <w:pPr>
        <w:rPr>
          <w:ins w:id="772" w:author="关关" w:date="2021-05-13T21:39:22Z"/>
          <w:rFonts w:hint="default"/>
          <w:lang w:val="en-US" w:eastAsia="zh-CN"/>
        </w:rPr>
      </w:pPr>
      <w:ins w:id="773" w:author="关关" w:date="2021-05-13T21:39:22Z">
        <w:r>
          <w:rPr>
            <w:rFonts w:hint="default"/>
            <w:lang w:val="en-US" w:eastAsia="zh-CN"/>
          </w:rPr>
          <w:t xml:space="preserve">    "id":6</w:t>
        </w:r>
      </w:ins>
    </w:p>
    <w:p>
      <w:pPr>
        <w:rPr>
          <w:ins w:id="774" w:author="关关" w:date="2021-05-13T21:38:22Z"/>
          <w:rFonts w:hint="default"/>
          <w:lang w:val="en-US" w:eastAsia="zh-CN"/>
        </w:rPr>
      </w:pPr>
      <w:ins w:id="775" w:author="关关" w:date="2021-05-13T21:39:22Z">
        <w:r>
          <w:rPr>
            <w:rFonts w:hint="default"/>
            <w:lang w:val="en-US" w:eastAsia="zh-CN"/>
          </w:rPr>
          <w:t>}</w:t>
        </w:r>
      </w:ins>
    </w:p>
    <w:p>
      <w:pPr>
        <w:pStyle w:val="3"/>
        <w:bidi w:val="0"/>
        <w:rPr>
          <w:rFonts w:hint="eastAsia"/>
          <w:lang w:val="en-US" w:eastAsia="zh-CN"/>
        </w:rPr>
      </w:pPr>
      <w:bookmarkStart w:id="78" w:name="_Toc25024"/>
      <w:r>
        <w:rPr>
          <w:rFonts w:hint="eastAsia"/>
          <w:lang w:val="en-US" w:eastAsia="zh-CN"/>
        </w:rPr>
        <w:t>返回结果：</w:t>
      </w:r>
      <w:bookmarkEnd w:id="77"/>
      <w:bookmarkEnd w:id="78"/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"code": "0",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"message": "ok",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"data": {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"Id": 4,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"Make_id": "WD20190065",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"Product_id": "6MW6462-2058-SC",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"Process_id": "53",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"Process_no": "1",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"Process_name": "切割",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"Ke_bie": "成型课",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"User_id": "130773",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"User_name": "马宗龙",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"Quantity": 36,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"Quantity_ok": 33,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"Quantity_bad": 3,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"Price": 0.05,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"Fee": 0.1,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"Work_date": "2021-05-05",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"Remark": "test",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"State": 1,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"Update_time": "2021-05-06 23:11:46",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"Create_user_name": "超级管理员",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"Create_time": "2021-05-06 22:52:48",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    "Update_user_name": "超级管理员"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 }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}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6"/>
        <w:gridCol w:w="1140"/>
        <w:gridCol w:w="810"/>
        <w:gridCol w:w="53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必选</w:t>
            </w:r>
          </w:p>
        </w:tc>
        <w:tc>
          <w:tcPr>
            <w:tcW w:w="5348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</w:tcPr>
          <w:p>
            <w:pPr>
              <w:rPr>
                <w:rFonts w:hint="default" w:asciiTheme="minorEastAsia" w:hAnsiTheme="minorEastAsia" w:eastAsia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1140" w:type="dxa"/>
          </w:tcPr>
          <w:p>
            <w:pPr>
              <w:rPr>
                <w:rFonts w:hint="default" w:asciiTheme="minorEastAsia" w:hAnsiTheme="minorEastAsia" w:eastAsia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default" w:asciiTheme="minorEastAsia" w:hAnsiTheme="minorEastAsia" w:eastAsia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Theme="minorEastAsia" w:hAnsiTheme="minorEastAsia" w:eastAsia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M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ake_id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制造令id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Work_date</w:t>
            </w:r>
          </w:p>
        </w:tc>
        <w:tc>
          <w:tcPr>
            <w:tcW w:w="114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</w:tcPr>
          <w:p>
            <w:pP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报工日期</w:t>
            </w: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，格式：yyyy-MM-dd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Product_id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</w:tcPr>
          <w:p>
            <w:pPr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产品id（产品编号）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P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rocess_id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工序id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50505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t>P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rocess_no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工序编号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50505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t>P</w:t>
            </w: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rocess_name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工序名称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50505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Ke_bie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课别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U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ser_id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人员id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U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ser_name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人员姓名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Q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uantity_ok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合格数量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Q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uantity_bad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次品数量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R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emark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Price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Double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单价￥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Fee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Double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金额￥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State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Int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否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状态：1待审核，0已审核，2审核不通过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Update_time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dateTime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最后修改时间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Update_user_name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default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最后修改人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Create_time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dateTime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6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  <w:t>Create_user_name</w:t>
            </w:r>
          </w:p>
        </w:tc>
        <w:tc>
          <w:tcPr>
            <w:tcW w:w="114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string</w:t>
            </w:r>
          </w:p>
        </w:tc>
        <w:tc>
          <w:tcPr>
            <w:tcW w:w="810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是</w:t>
            </w:r>
          </w:p>
        </w:tc>
        <w:tc>
          <w:tcPr>
            <w:tcW w:w="5348" w:type="dxa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Theme="minorEastAsia" w:hAnsiTheme="minorEastAsia" w:cstheme="minorEastAsia"/>
                <w:kern w:val="2"/>
                <w:sz w:val="21"/>
                <w:szCs w:val="21"/>
                <w:vertAlign w:val="baseline"/>
                <w:lang w:val="en-US" w:eastAsia="zh-CN" w:bidi="ar-SA"/>
              </w:rPr>
              <w:t>创建人</w:t>
            </w:r>
          </w:p>
        </w:tc>
      </w:tr>
    </w:tbl>
    <w:p>
      <w:pPr>
        <w:rPr>
          <w:rFonts w:hint="default" w:asciiTheme="minorEastAsia" w:hAnsiTheme="minorEastAsia" w:eastAsiaTheme="minorEastAsia" w:cstheme="minor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79" w:name="_Toc21802"/>
      <w:bookmarkStart w:id="80" w:name="_Toc17646"/>
      <w:r>
        <w:rPr>
          <w:rFonts w:hint="eastAsia"/>
          <w:lang w:val="en-US" w:eastAsia="zh-CN"/>
        </w:rPr>
        <w:t>接口示例：</w:t>
      </w:r>
      <w:bookmarkEnd w:id="79"/>
      <w:bookmarkEnd w:id="80"/>
    </w:p>
    <w:p>
      <w:ins w:id="776" w:author="关关" w:date="2021-05-13T21:39:56Z">
        <w:r>
          <w:rPr/>
          <w:drawing>
            <wp:inline distT="0" distB="0" distL="114300" distR="114300">
              <wp:extent cx="6179820" cy="4216400"/>
              <wp:effectExtent l="0" t="0" r="7620" b="5080"/>
              <wp:docPr id="16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图片 2"/>
                      <pic:cNvPicPr>
                        <a:picLocks noChangeAspect="1"/>
                      </pic:cNvPicPr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79820" cy="421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778" w:author="关关" w:date="2021-05-13T21:40:02Z">
        <w:r>
          <w:rPr/>
          <w:drawing>
            <wp:inline distT="0" distB="0" distL="114300" distR="114300">
              <wp:extent cx="6179185" cy="3211195"/>
              <wp:effectExtent l="0" t="0" r="12065" b="8255"/>
              <wp:docPr id="13" name="图片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图片 9"/>
                      <pic:cNvPicPr>
                        <a:picLocks noChangeAspect="1"/>
                      </pic:cNvPicPr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79185" cy="3211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080" w:bottom="1440" w:left="108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关关">
    <w15:presenceInfo w15:providerId="WPS Office" w15:userId="168482360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trackRevisions w:val="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4F6394"/>
    <w:rsid w:val="01993F9A"/>
    <w:rsid w:val="029446C5"/>
    <w:rsid w:val="03752B59"/>
    <w:rsid w:val="04000D13"/>
    <w:rsid w:val="04F874FD"/>
    <w:rsid w:val="054B5175"/>
    <w:rsid w:val="05AB43E3"/>
    <w:rsid w:val="06E93A08"/>
    <w:rsid w:val="0741597A"/>
    <w:rsid w:val="07D249E1"/>
    <w:rsid w:val="081E4507"/>
    <w:rsid w:val="08BD7EEE"/>
    <w:rsid w:val="09E31B83"/>
    <w:rsid w:val="0A245D6F"/>
    <w:rsid w:val="0A386F7D"/>
    <w:rsid w:val="0B726729"/>
    <w:rsid w:val="0BD50295"/>
    <w:rsid w:val="0BE44103"/>
    <w:rsid w:val="0C0C02D5"/>
    <w:rsid w:val="0EDD1925"/>
    <w:rsid w:val="0EE06D1E"/>
    <w:rsid w:val="0EFF7E08"/>
    <w:rsid w:val="10F308D6"/>
    <w:rsid w:val="12A60A6A"/>
    <w:rsid w:val="12D71574"/>
    <w:rsid w:val="13A55FEE"/>
    <w:rsid w:val="14F306CA"/>
    <w:rsid w:val="15566C85"/>
    <w:rsid w:val="15D94F21"/>
    <w:rsid w:val="160908C9"/>
    <w:rsid w:val="167C5268"/>
    <w:rsid w:val="177F0E3F"/>
    <w:rsid w:val="1883589C"/>
    <w:rsid w:val="18E63C8A"/>
    <w:rsid w:val="1A071A67"/>
    <w:rsid w:val="1AD47D17"/>
    <w:rsid w:val="1B070262"/>
    <w:rsid w:val="1B071B07"/>
    <w:rsid w:val="1B192BDF"/>
    <w:rsid w:val="1CB77755"/>
    <w:rsid w:val="1E6E5382"/>
    <w:rsid w:val="1EDD3A07"/>
    <w:rsid w:val="20126D8B"/>
    <w:rsid w:val="20572394"/>
    <w:rsid w:val="219916E2"/>
    <w:rsid w:val="22075175"/>
    <w:rsid w:val="222C4132"/>
    <w:rsid w:val="228A6247"/>
    <w:rsid w:val="239E5C50"/>
    <w:rsid w:val="24745C4A"/>
    <w:rsid w:val="250138F7"/>
    <w:rsid w:val="27345FC7"/>
    <w:rsid w:val="28D46B32"/>
    <w:rsid w:val="2A816215"/>
    <w:rsid w:val="2AC41040"/>
    <w:rsid w:val="2B2E61E7"/>
    <w:rsid w:val="2CA45CE0"/>
    <w:rsid w:val="2D582651"/>
    <w:rsid w:val="2DB148F5"/>
    <w:rsid w:val="2DCF3F0D"/>
    <w:rsid w:val="2EA43402"/>
    <w:rsid w:val="2F4D5FD8"/>
    <w:rsid w:val="2F876505"/>
    <w:rsid w:val="2FCB255B"/>
    <w:rsid w:val="2FCF6B2E"/>
    <w:rsid w:val="2FF03EB3"/>
    <w:rsid w:val="30011CBB"/>
    <w:rsid w:val="30423F4F"/>
    <w:rsid w:val="31574C45"/>
    <w:rsid w:val="319574DE"/>
    <w:rsid w:val="31A92E7D"/>
    <w:rsid w:val="31D43A3D"/>
    <w:rsid w:val="32783B28"/>
    <w:rsid w:val="34C748CE"/>
    <w:rsid w:val="35182F7D"/>
    <w:rsid w:val="356F6117"/>
    <w:rsid w:val="37444B8A"/>
    <w:rsid w:val="375E7AC5"/>
    <w:rsid w:val="38337D72"/>
    <w:rsid w:val="399D0D44"/>
    <w:rsid w:val="3B8B426A"/>
    <w:rsid w:val="3D9D7D6E"/>
    <w:rsid w:val="3DC46093"/>
    <w:rsid w:val="3E916962"/>
    <w:rsid w:val="408355AE"/>
    <w:rsid w:val="41077B7F"/>
    <w:rsid w:val="41B953D9"/>
    <w:rsid w:val="42921258"/>
    <w:rsid w:val="42CC7668"/>
    <w:rsid w:val="42EA16E2"/>
    <w:rsid w:val="43C56B6E"/>
    <w:rsid w:val="4633527F"/>
    <w:rsid w:val="465652AE"/>
    <w:rsid w:val="47BA3BFC"/>
    <w:rsid w:val="48F86043"/>
    <w:rsid w:val="49210186"/>
    <w:rsid w:val="49626AEB"/>
    <w:rsid w:val="4B8C1F45"/>
    <w:rsid w:val="4C8671C2"/>
    <w:rsid w:val="4D5C3DC8"/>
    <w:rsid w:val="4D97714A"/>
    <w:rsid w:val="4EDE23D9"/>
    <w:rsid w:val="4EEF7FDD"/>
    <w:rsid w:val="50487301"/>
    <w:rsid w:val="505C6A6B"/>
    <w:rsid w:val="513B2E97"/>
    <w:rsid w:val="544C169C"/>
    <w:rsid w:val="553F51CA"/>
    <w:rsid w:val="56287BE0"/>
    <w:rsid w:val="573E1D92"/>
    <w:rsid w:val="57C17C6D"/>
    <w:rsid w:val="58971CDE"/>
    <w:rsid w:val="595F62B9"/>
    <w:rsid w:val="5A086EE9"/>
    <w:rsid w:val="5A7A5CF8"/>
    <w:rsid w:val="5AAF224C"/>
    <w:rsid w:val="5C150481"/>
    <w:rsid w:val="5C4F1A8C"/>
    <w:rsid w:val="5D7E7805"/>
    <w:rsid w:val="5FD17D4D"/>
    <w:rsid w:val="60B26C85"/>
    <w:rsid w:val="61443402"/>
    <w:rsid w:val="61991DD8"/>
    <w:rsid w:val="62AD234C"/>
    <w:rsid w:val="637D0833"/>
    <w:rsid w:val="648E1BDC"/>
    <w:rsid w:val="661B2AA4"/>
    <w:rsid w:val="667C4DED"/>
    <w:rsid w:val="66D314D9"/>
    <w:rsid w:val="671E6C12"/>
    <w:rsid w:val="676D71E4"/>
    <w:rsid w:val="67AF452B"/>
    <w:rsid w:val="67B522BF"/>
    <w:rsid w:val="68033CE1"/>
    <w:rsid w:val="68937B0C"/>
    <w:rsid w:val="692A1A63"/>
    <w:rsid w:val="6A4A7D17"/>
    <w:rsid w:val="6B0B620D"/>
    <w:rsid w:val="6B692B86"/>
    <w:rsid w:val="6BAC039F"/>
    <w:rsid w:val="6C764401"/>
    <w:rsid w:val="6D6048B9"/>
    <w:rsid w:val="6D8B4F9A"/>
    <w:rsid w:val="6DBE1F10"/>
    <w:rsid w:val="6DC30D7A"/>
    <w:rsid w:val="6E20390F"/>
    <w:rsid w:val="6EC939D5"/>
    <w:rsid w:val="6EEA1BDB"/>
    <w:rsid w:val="6F5C3C5C"/>
    <w:rsid w:val="6FAA4564"/>
    <w:rsid w:val="700C54A6"/>
    <w:rsid w:val="70595CC9"/>
    <w:rsid w:val="71231D36"/>
    <w:rsid w:val="71A52764"/>
    <w:rsid w:val="72CF71F8"/>
    <w:rsid w:val="73A76343"/>
    <w:rsid w:val="75780080"/>
    <w:rsid w:val="761B2DE9"/>
    <w:rsid w:val="768F2838"/>
    <w:rsid w:val="76D5294C"/>
    <w:rsid w:val="784C6D8B"/>
    <w:rsid w:val="792E52D1"/>
    <w:rsid w:val="794E5FCD"/>
    <w:rsid w:val="7BB527FD"/>
    <w:rsid w:val="7C8E4D92"/>
    <w:rsid w:val="7D8B61B1"/>
    <w:rsid w:val="7E9E0539"/>
    <w:rsid w:val="7F805D67"/>
    <w:rsid w:val="7FCE3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1" Type="http://schemas.microsoft.com/office/2011/relationships/people" Target="people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2021-05-06T13:22:00Z</dcterms:created>
  <dc:creator>Administrator</dc:creator>
  <cp:lastModifiedBy>关关</cp:lastModifiedBy>
  <dcterms:modified xsi:type="dcterms:W3CDTF">2021-05-13T13:44:02Z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ED5BF49C7C364427857E6224A4CC351E</vt:lpwstr>
  </property>
</Properties>
</file>